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2776E" w14:textId="6F4996DA" w:rsidR="008900A0" w:rsidRPr="00035DA1" w:rsidRDefault="008900A0" w:rsidP="00035DA1">
      <w:pPr>
        <w:rPr>
          <w:spacing w:val="-5"/>
          <w:sz w:val="72"/>
          <w:szCs w:val="72"/>
          <w:lang w:val="fr-CA"/>
        </w:rPr>
      </w:pPr>
    </w:p>
    <w:p w14:paraId="4E7BD08E" w14:textId="77777777" w:rsidR="0095532C" w:rsidRDefault="0095532C" w:rsidP="0095532C">
      <w:pPr>
        <w:pStyle w:val="Corpsdetexte"/>
        <w:rPr>
          <w:rStyle w:val="Accentuation"/>
          <w:rFonts w:ascii="Garamond" w:hAnsi="Garamond"/>
          <w:sz w:val="24"/>
          <w:szCs w:val="24"/>
        </w:rPr>
      </w:pPr>
    </w:p>
    <w:p w14:paraId="3F18754E" w14:textId="77777777" w:rsidR="0095532C" w:rsidRDefault="0095532C" w:rsidP="0095532C">
      <w:pPr>
        <w:pStyle w:val="Corpsdetexte"/>
        <w:rPr>
          <w:rStyle w:val="Accentuation"/>
          <w:rFonts w:ascii="Garamond" w:hAnsi="Garamond"/>
          <w:sz w:val="24"/>
          <w:szCs w:val="24"/>
        </w:rPr>
      </w:pPr>
    </w:p>
    <w:p w14:paraId="7A2E591B" w14:textId="77777777" w:rsidR="0095532C" w:rsidRDefault="0095532C" w:rsidP="0095532C">
      <w:pPr>
        <w:pStyle w:val="Corpsdetexte"/>
        <w:rPr>
          <w:rStyle w:val="Accentuation"/>
          <w:rFonts w:ascii="Garamond" w:hAnsi="Garamond"/>
          <w:sz w:val="24"/>
          <w:szCs w:val="24"/>
        </w:rPr>
      </w:pPr>
    </w:p>
    <w:p w14:paraId="017C2BBE" w14:textId="77777777" w:rsidR="0095532C" w:rsidRDefault="0095532C" w:rsidP="0095532C">
      <w:pPr>
        <w:pStyle w:val="Corpsdetexte"/>
        <w:rPr>
          <w:rStyle w:val="Accentuation"/>
          <w:rFonts w:ascii="Garamond" w:hAnsi="Garamond"/>
          <w:sz w:val="24"/>
          <w:szCs w:val="24"/>
        </w:rPr>
      </w:pPr>
    </w:p>
    <w:p w14:paraId="00B460DC" w14:textId="77777777" w:rsidR="0095532C" w:rsidRDefault="0095532C" w:rsidP="0095532C">
      <w:pPr>
        <w:pStyle w:val="Corpsdetexte"/>
        <w:rPr>
          <w:rStyle w:val="Accentuation"/>
          <w:rFonts w:ascii="Garamond" w:hAnsi="Garamond"/>
          <w:sz w:val="24"/>
          <w:szCs w:val="24"/>
        </w:rPr>
      </w:pPr>
    </w:p>
    <w:p w14:paraId="18C45E9E" w14:textId="77777777" w:rsidR="0095532C" w:rsidRDefault="0095532C" w:rsidP="0095532C">
      <w:pPr>
        <w:pStyle w:val="Corpsdetexte"/>
        <w:rPr>
          <w:rStyle w:val="Accentuation"/>
          <w:rFonts w:ascii="Garamond" w:hAnsi="Garamond"/>
          <w:sz w:val="24"/>
          <w:szCs w:val="24"/>
        </w:rPr>
      </w:pPr>
    </w:p>
    <w:p w14:paraId="6C0247FE" w14:textId="77777777" w:rsidR="0095532C" w:rsidRDefault="0095532C" w:rsidP="0095532C">
      <w:pPr>
        <w:pStyle w:val="Corpsdetexte"/>
        <w:rPr>
          <w:rStyle w:val="Accentuation"/>
          <w:rFonts w:ascii="Garamond" w:hAnsi="Garamond"/>
          <w:sz w:val="24"/>
          <w:szCs w:val="24"/>
        </w:rPr>
      </w:pPr>
    </w:p>
    <w:p w14:paraId="43C47D20" w14:textId="77777777" w:rsidR="0095532C" w:rsidRDefault="0095532C" w:rsidP="0095532C">
      <w:pPr>
        <w:pStyle w:val="Corpsdetexte"/>
        <w:rPr>
          <w:rStyle w:val="Accentuation"/>
          <w:rFonts w:ascii="Garamond" w:hAnsi="Garamond"/>
          <w:sz w:val="24"/>
          <w:szCs w:val="24"/>
        </w:rPr>
      </w:pPr>
    </w:p>
    <w:p w14:paraId="18389589" w14:textId="77777777" w:rsidR="0095532C" w:rsidRDefault="0095532C" w:rsidP="0095532C">
      <w:pPr>
        <w:pStyle w:val="Corpsdetexte"/>
        <w:rPr>
          <w:rStyle w:val="Accentuation"/>
          <w:rFonts w:ascii="Garamond" w:hAnsi="Garamond"/>
          <w:sz w:val="24"/>
          <w:szCs w:val="24"/>
        </w:rPr>
      </w:pPr>
    </w:p>
    <w:p w14:paraId="5992577B" w14:textId="77777777" w:rsidR="0095532C" w:rsidRDefault="0095532C" w:rsidP="0095532C">
      <w:pPr>
        <w:pStyle w:val="Corpsdetexte"/>
        <w:rPr>
          <w:rStyle w:val="Accentuation"/>
          <w:rFonts w:ascii="Garamond" w:hAnsi="Garamond"/>
          <w:sz w:val="24"/>
          <w:szCs w:val="24"/>
        </w:rPr>
      </w:pPr>
    </w:p>
    <w:p w14:paraId="639CA2D6" w14:textId="77777777" w:rsidR="0095532C" w:rsidRDefault="0095532C" w:rsidP="0095532C">
      <w:pPr>
        <w:pStyle w:val="Corpsdetexte"/>
        <w:rPr>
          <w:rStyle w:val="Accentuation"/>
          <w:rFonts w:ascii="Garamond" w:hAnsi="Garamond"/>
          <w:sz w:val="24"/>
          <w:szCs w:val="24"/>
        </w:rPr>
      </w:pPr>
    </w:p>
    <w:p w14:paraId="627A96C8" w14:textId="77777777" w:rsidR="0095532C" w:rsidRDefault="0095532C" w:rsidP="0095532C">
      <w:pPr>
        <w:pStyle w:val="Corpsdetexte"/>
        <w:rPr>
          <w:rStyle w:val="Accentuation"/>
          <w:rFonts w:ascii="Garamond" w:hAnsi="Garamond"/>
          <w:sz w:val="24"/>
          <w:szCs w:val="24"/>
        </w:rPr>
      </w:pPr>
    </w:p>
    <w:p w14:paraId="162CEC16" w14:textId="0B1FEAAD" w:rsidR="00CF34EA" w:rsidRPr="0095532C" w:rsidRDefault="000B4659" w:rsidP="0095532C">
      <w:pPr>
        <w:pStyle w:val="Corpsdetexte"/>
      </w:pPr>
      <w:r w:rsidRPr="00200CAC">
        <w:t xml:space="preserve">Java </w:t>
      </w:r>
      <w:r w:rsidR="00A1295B" w:rsidRPr="00200CAC">
        <w:t>p</w:t>
      </w:r>
      <w:r w:rsidR="0089793A" w:rsidRPr="00200CAC">
        <w:t xml:space="preserve">as à </w:t>
      </w:r>
      <w:r w:rsidR="00A1295B" w:rsidRPr="00200CAC">
        <w:t>p</w:t>
      </w:r>
      <w:r w:rsidR="0089793A" w:rsidRPr="00200CAC">
        <w:t>as</w:t>
      </w:r>
    </w:p>
    <w:p w14:paraId="744761D8" w14:textId="6547DEDB" w:rsidR="005C511E" w:rsidRPr="0095532C" w:rsidRDefault="00A060EE" w:rsidP="0095532C">
      <w:pPr>
        <w:pStyle w:val="Corpsdetexte"/>
      </w:pPr>
      <w:bookmarkStart w:id="0" w:name="_Toc44667547"/>
      <w:r w:rsidRPr="00200CAC">
        <w:t>I</w:t>
      </w:r>
      <w:r w:rsidR="00CF34EA" w:rsidRPr="00200CAC">
        <w:t xml:space="preserve">ntroduction à la </w:t>
      </w:r>
      <w:r w:rsidR="00DE28EC">
        <w:t>p</w:t>
      </w:r>
      <w:r w:rsidR="00CF34EA" w:rsidRPr="00200CAC">
        <w:t xml:space="preserve">rogrammation et au </w:t>
      </w:r>
      <w:r w:rsidR="00DE28EC">
        <w:t>l</w:t>
      </w:r>
      <w:r w:rsidR="00CF34EA" w:rsidRPr="00200CAC">
        <w:t>angage Java</w:t>
      </w:r>
      <w:bookmarkEnd w:id="0"/>
    </w:p>
    <w:p w14:paraId="356BE0AA" w14:textId="43E612AC" w:rsidR="00481233" w:rsidRDefault="005C511E" w:rsidP="0095532C">
      <w:pPr>
        <w:pStyle w:val="Corpsdetexte"/>
      </w:pPr>
      <w:r w:rsidRPr="00200CAC">
        <w:t>Robert Godin</w:t>
      </w:r>
      <w:r w:rsidR="00F9726A" w:rsidRPr="00200CAC">
        <w:t>, Daniel Lemire</w:t>
      </w:r>
    </w:p>
    <w:p w14:paraId="5B474ADA" w14:textId="77777777" w:rsidR="00481233" w:rsidRDefault="00481233" w:rsidP="00035DA1">
      <w:pPr>
        <w:pStyle w:val="Corpsdetexte"/>
        <w:jc w:val="center"/>
      </w:pPr>
    </w:p>
    <w:p w14:paraId="412C9C35" w14:textId="77777777" w:rsidR="00481233" w:rsidRDefault="00481233" w:rsidP="00035DA1">
      <w:pPr>
        <w:pStyle w:val="Corpsdetexte"/>
        <w:jc w:val="center"/>
      </w:pPr>
    </w:p>
    <w:p w14:paraId="51A5445B" w14:textId="77777777" w:rsidR="00481233" w:rsidRDefault="00481233" w:rsidP="006E11A6">
      <w:pPr>
        <w:pStyle w:val="Corpsdetexte"/>
      </w:pPr>
    </w:p>
    <w:p w14:paraId="3326BD3E" w14:textId="4CEC378C" w:rsidR="001B2D0D" w:rsidRDefault="007A12F6" w:rsidP="001B2D0D">
      <w:pPr>
        <w:pStyle w:val="Corpsdetexte"/>
        <w:rPr>
          <w:rFonts w:ascii="Arial Black" w:hAnsi="Arial Black"/>
          <w:color w:val="808080"/>
          <w:spacing w:val="-100"/>
          <w:sz w:val="48"/>
          <w:szCs w:val="48"/>
          <w:u w:val="single"/>
        </w:rPr>
      </w:pPr>
      <w:r>
        <w:t>Première édition, janvier</w:t>
      </w:r>
      <w:r w:rsidR="00946A4A">
        <w:t xml:space="preserve"> </w:t>
      </w:r>
      <w:r w:rsidR="0060702D">
        <w:t>202</w:t>
      </w:r>
      <w:r>
        <w:t>4</w:t>
      </w:r>
      <w:r w:rsidR="001B2D0D">
        <w:rPr>
          <w:spacing w:val="-100"/>
          <w:u w:val="single"/>
        </w:rPr>
        <w:br w:type="page"/>
      </w:r>
    </w:p>
    <w:p w14:paraId="57BEDD3C" w14:textId="77777777" w:rsidR="00B70207" w:rsidRDefault="00A17924" w:rsidP="001B2D0D">
      <w:pPr>
        <w:pStyle w:val="Titre1"/>
        <w:numPr>
          <w:ilvl w:val="0"/>
          <w:numId w:val="0"/>
        </w:numPr>
        <w:rPr>
          <w:noProof/>
        </w:rPr>
      </w:pPr>
      <w:bookmarkStart w:id="1" w:name="_Toc154322352"/>
      <w:r w:rsidRPr="001B2D0D">
        <w:lastRenderedPageBreak/>
        <w:t>T</w:t>
      </w:r>
      <w:r w:rsidR="00DD0863" w:rsidRPr="001B2D0D">
        <w:t>able des matières</w:t>
      </w:r>
      <w:bookmarkEnd w:id="1"/>
      <w:r w:rsidR="00064A95">
        <w:rPr>
          <w:b/>
          <w:bCs/>
          <w:caps/>
        </w:rPr>
        <w:fldChar w:fldCharType="begin"/>
      </w:r>
      <w:r w:rsidR="00064A95">
        <w:instrText xml:space="preserve"> TOC \o "1-3" \h \z \u </w:instrText>
      </w:r>
      <w:r w:rsidR="00064A95">
        <w:rPr>
          <w:b/>
          <w:bCs/>
          <w:caps/>
        </w:rPr>
        <w:fldChar w:fldCharType="separate"/>
      </w:r>
    </w:p>
    <w:p w14:paraId="6794527A" w14:textId="2330C98F" w:rsidR="00B70207" w:rsidRDefault="00000000">
      <w:pPr>
        <w:pStyle w:val="TM1"/>
        <w:tabs>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2" w:history="1">
        <w:r w:rsidR="00B70207" w:rsidRPr="00882778">
          <w:rPr>
            <w:rStyle w:val="Hyperlien"/>
            <w:noProof/>
          </w:rPr>
          <w:t>Table des matières</w:t>
        </w:r>
        <w:r w:rsidR="00B70207">
          <w:rPr>
            <w:noProof/>
            <w:webHidden/>
          </w:rPr>
          <w:tab/>
        </w:r>
        <w:r w:rsidR="00B70207">
          <w:rPr>
            <w:noProof/>
            <w:webHidden/>
          </w:rPr>
          <w:fldChar w:fldCharType="begin"/>
        </w:r>
        <w:r w:rsidR="00B70207">
          <w:rPr>
            <w:noProof/>
            <w:webHidden/>
          </w:rPr>
          <w:instrText xml:space="preserve"> PAGEREF _Toc154322352 \h </w:instrText>
        </w:r>
        <w:r w:rsidR="00B70207">
          <w:rPr>
            <w:noProof/>
            <w:webHidden/>
          </w:rPr>
        </w:r>
        <w:r w:rsidR="00B70207">
          <w:rPr>
            <w:noProof/>
            <w:webHidden/>
          </w:rPr>
          <w:fldChar w:fldCharType="separate"/>
        </w:r>
        <w:r w:rsidR="00B70207">
          <w:rPr>
            <w:noProof/>
            <w:webHidden/>
          </w:rPr>
          <w:t>2</w:t>
        </w:r>
        <w:r w:rsidR="00B70207">
          <w:rPr>
            <w:noProof/>
            <w:webHidden/>
          </w:rPr>
          <w:fldChar w:fldCharType="end"/>
        </w:r>
      </w:hyperlink>
    </w:p>
    <w:p w14:paraId="402D0ABB" w14:textId="3D563AA9" w:rsidR="00B70207" w:rsidRDefault="00000000">
      <w:pPr>
        <w:pStyle w:val="TM1"/>
        <w:tabs>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3" w:history="1">
        <w:r w:rsidR="00B70207" w:rsidRPr="00882778">
          <w:rPr>
            <w:rStyle w:val="Hyperlien"/>
            <w:noProof/>
          </w:rPr>
          <w:t>Préface</w:t>
        </w:r>
        <w:r w:rsidR="00B70207">
          <w:rPr>
            <w:noProof/>
            <w:webHidden/>
          </w:rPr>
          <w:tab/>
        </w:r>
        <w:r w:rsidR="00B70207">
          <w:rPr>
            <w:noProof/>
            <w:webHidden/>
          </w:rPr>
          <w:fldChar w:fldCharType="begin"/>
        </w:r>
        <w:r w:rsidR="00B70207">
          <w:rPr>
            <w:noProof/>
            <w:webHidden/>
          </w:rPr>
          <w:instrText xml:space="preserve"> PAGEREF _Toc154322353 \h </w:instrText>
        </w:r>
        <w:r w:rsidR="00B70207">
          <w:rPr>
            <w:noProof/>
            <w:webHidden/>
          </w:rPr>
        </w:r>
        <w:r w:rsidR="00B70207">
          <w:rPr>
            <w:noProof/>
            <w:webHidden/>
          </w:rPr>
          <w:fldChar w:fldCharType="separate"/>
        </w:r>
        <w:r w:rsidR="00B70207">
          <w:rPr>
            <w:noProof/>
            <w:webHidden/>
          </w:rPr>
          <w:t>4</w:t>
        </w:r>
        <w:r w:rsidR="00B70207">
          <w:rPr>
            <w:noProof/>
            <w:webHidden/>
          </w:rPr>
          <w:fldChar w:fldCharType="end"/>
        </w:r>
      </w:hyperlink>
    </w:p>
    <w:p w14:paraId="1B017DCE" w14:textId="7CA26FDE"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54" w:history="1">
        <w:r w:rsidR="00B70207" w:rsidRPr="00882778">
          <w:rPr>
            <w:rStyle w:val="Hyperlien"/>
            <w:noProof/>
          </w:rPr>
          <w:t>1.</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Concepts de base</w:t>
        </w:r>
        <w:r w:rsidR="00B70207">
          <w:rPr>
            <w:noProof/>
            <w:webHidden/>
          </w:rPr>
          <w:tab/>
        </w:r>
        <w:r w:rsidR="00B70207">
          <w:rPr>
            <w:noProof/>
            <w:webHidden/>
          </w:rPr>
          <w:fldChar w:fldCharType="begin"/>
        </w:r>
        <w:r w:rsidR="00B70207">
          <w:rPr>
            <w:noProof/>
            <w:webHidden/>
          </w:rPr>
          <w:instrText xml:space="preserve"> PAGEREF _Toc154322354 \h </w:instrText>
        </w:r>
        <w:r w:rsidR="00B70207">
          <w:rPr>
            <w:noProof/>
            <w:webHidden/>
          </w:rPr>
        </w:r>
        <w:r w:rsidR="00B70207">
          <w:rPr>
            <w:noProof/>
            <w:webHidden/>
          </w:rPr>
          <w:fldChar w:fldCharType="separate"/>
        </w:r>
        <w:r w:rsidR="00B70207">
          <w:rPr>
            <w:noProof/>
            <w:webHidden/>
          </w:rPr>
          <w:t>6</w:t>
        </w:r>
        <w:r w:rsidR="00B70207">
          <w:rPr>
            <w:noProof/>
            <w:webHidden/>
          </w:rPr>
          <w:fldChar w:fldCharType="end"/>
        </w:r>
      </w:hyperlink>
    </w:p>
    <w:p w14:paraId="23440175" w14:textId="6117F86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55" w:history="1">
        <w:r w:rsidR="00B70207" w:rsidRPr="00882778">
          <w:rPr>
            <w:rStyle w:val="Hyperlien"/>
            <w:noProof/>
          </w:rPr>
          <w:t>1.1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Composantes matérielles d'un ordinateur (</w:t>
        </w:r>
        <w:r w:rsidR="00B70207" w:rsidRPr="00882778">
          <w:rPr>
            <w:rStyle w:val="Hyperlien"/>
            <w:i/>
            <w:iCs/>
            <w:noProof/>
          </w:rPr>
          <w:t>hardware</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_Toc154322355 \h </w:instrText>
        </w:r>
        <w:r w:rsidR="00B70207">
          <w:rPr>
            <w:noProof/>
            <w:webHidden/>
          </w:rPr>
        </w:r>
        <w:r w:rsidR="00B70207">
          <w:rPr>
            <w:noProof/>
            <w:webHidden/>
          </w:rPr>
          <w:fldChar w:fldCharType="separate"/>
        </w:r>
        <w:r w:rsidR="00B70207">
          <w:rPr>
            <w:noProof/>
            <w:webHidden/>
          </w:rPr>
          <w:t>6</w:t>
        </w:r>
        <w:r w:rsidR="00B70207">
          <w:rPr>
            <w:noProof/>
            <w:webHidden/>
          </w:rPr>
          <w:fldChar w:fldCharType="end"/>
        </w:r>
      </w:hyperlink>
    </w:p>
    <w:p w14:paraId="02F8B322" w14:textId="51F52D5B"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6" w:history="1">
        <w:r w:rsidR="00B70207" w:rsidRPr="00882778">
          <w:rPr>
            <w:rStyle w:val="Hyperlien"/>
            <w:noProof/>
          </w:rPr>
          <w:t>1.1.1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Processeur et mémoire</w:t>
        </w:r>
        <w:r w:rsidR="00B70207">
          <w:rPr>
            <w:noProof/>
            <w:webHidden/>
          </w:rPr>
          <w:tab/>
        </w:r>
        <w:r w:rsidR="00B70207">
          <w:rPr>
            <w:noProof/>
            <w:webHidden/>
          </w:rPr>
          <w:fldChar w:fldCharType="begin"/>
        </w:r>
        <w:r w:rsidR="00B70207">
          <w:rPr>
            <w:noProof/>
            <w:webHidden/>
          </w:rPr>
          <w:instrText xml:space="preserve"> PAGEREF _Toc154322356 \h </w:instrText>
        </w:r>
        <w:r w:rsidR="00B70207">
          <w:rPr>
            <w:noProof/>
            <w:webHidden/>
          </w:rPr>
        </w:r>
        <w:r w:rsidR="00B70207">
          <w:rPr>
            <w:noProof/>
            <w:webHidden/>
          </w:rPr>
          <w:fldChar w:fldCharType="separate"/>
        </w:r>
        <w:r w:rsidR="00B70207">
          <w:rPr>
            <w:noProof/>
            <w:webHidden/>
          </w:rPr>
          <w:t>7</w:t>
        </w:r>
        <w:r w:rsidR="00B70207">
          <w:rPr>
            <w:noProof/>
            <w:webHidden/>
          </w:rPr>
          <w:fldChar w:fldCharType="end"/>
        </w:r>
      </w:hyperlink>
    </w:p>
    <w:p w14:paraId="19FCD9B9" w14:textId="46069805"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7" w:history="1">
        <w:r w:rsidR="00B70207" w:rsidRPr="00882778">
          <w:rPr>
            <w:rStyle w:val="Hyperlien"/>
            <w:noProof/>
          </w:rPr>
          <w:t>1.1.2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Unités périphériques</w:t>
        </w:r>
        <w:r w:rsidR="00B70207">
          <w:rPr>
            <w:noProof/>
            <w:webHidden/>
          </w:rPr>
          <w:tab/>
        </w:r>
        <w:r w:rsidR="00B70207">
          <w:rPr>
            <w:noProof/>
            <w:webHidden/>
          </w:rPr>
          <w:fldChar w:fldCharType="begin"/>
        </w:r>
        <w:r w:rsidR="00B70207">
          <w:rPr>
            <w:noProof/>
            <w:webHidden/>
          </w:rPr>
          <w:instrText xml:space="preserve"> PAGEREF _Toc154322357 \h </w:instrText>
        </w:r>
        <w:r w:rsidR="00B70207">
          <w:rPr>
            <w:noProof/>
            <w:webHidden/>
          </w:rPr>
        </w:r>
        <w:r w:rsidR="00B70207">
          <w:rPr>
            <w:noProof/>
            <w:webHidden/>
          </w:rPr>
          <w:fldChar w:fldCharType="separate"/>
        </w:r>
        <w:r w:rsidR="00B70207">
          <w:rPr>
            <w:noProof/>
            <w:webHidden/>
          </w:rPr>
          <w:t>12</w:t>
        </w:r>
        <w:r w:rsidR="00B70207">
          <w:rPr>
            <w:noProof/>
            <w:webHidden/>
          </w:rPr>
          <w:fldChar w:fldCharType="end"/>
        </w:r>
      </w:hyperlink>
    </w:p>
    <w:p w14:paraId="143954CB" w14:textId="5F44367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58" w:history="1">
        <w:r w:rsidR="00B70207" w:rsidRPr="00882778">
          <w:rPr>
            <w:rStyle w:val="Hyperlien"/>
            <w:noProof/>
          </w:rPr>
          <w:t>1.2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Le logiciel</w:t>
        </w:r>
        <w:r w:rsidR="00B70207">
          <w:rPr>
            <w:noProof/>
            <w:webHidden/>
          </w:rPr>
          <w:tab/>
        </w:r>
        <w:r w:rsidR="00B70207">
          <w:rPr>
            <w:noProof/>
            <w:webHidden/>
          </w:rPr>
          <w:fldChar w:fldCharType="begin"/>
        </w:r>
        <w:r w:rsidR="00B70207">
          <w:rPr>
            <w:noProof/>
            <w:webHidden/>
          </w:rPr>
          <w:instrText xml:space="preserve"> PAGEREF _Toc154322358 \h </w:instrText>
        </w:r>
        <w:r w:rsidR="00B70207">
          <w:rPr>
            <w:noProof/>
            <w:webHidden/>
          </w:rPr>
        </w:r>
        <w:r w:rsidR="00B70207">
          <w:rPr>
            <w:noProof/>
            <w:webHidden/>
          </w:rPr>
          <w:fldChar w:fldCharType="separate"/>
        </w:r>
        <w:r w:rsidR="00B70207">
          <w:rPr>
            <w:noProof/>
            <w:webHidden/>
          </w:rPr>
          <w:t>15</w:t>
        </w:r>
        <w:r w:rsidR="00B70207">
          <w:rPr>
            <w:noProof/>
            <w:webHidden/>
          </w:rPr>
          <w:fldChar w:fldCharType="end"/>
        </w:r>
      </w:hyperlink>
    </w:p>
    <w:p w14:paraId="7676BE45" w14:textId="59C91C6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59" w:history="1">
        <w:r w:rsidR="00B70207" w:rsidRPr="00882778">
          <w:rPr>
            <w:rStyle w:val="Hyperlien"/>
            <w:noProof/>
          </w:rPr>
          <w:t>1.2.1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Le binaire, le langage machine et la compilation</w:t>
        </w:r>
        <w:r w:rsidR="00B70207">
          <w:rPr>
            <w:noProof/>
            <w:webHidden/>
          </w:rPr>
          <w:tab/>
        </w:r>
        <w:r w:rsidR="00B70207">
          <w:rPr>
            <w:noProof/>
            <w:webHidden/>
          </w:rPr>
          <w:fldChar w:fldCharType="begin"/>
        </w:r>
        <w:r w:rsidR="00B70207">
          <w:rPr>
            <w:noProof/>
            <w:webHidden/>
          </w:rPr>
          <w:instrText xml:space="preserve"> PAGEREF _Toc154322359 \h </w:instrText>
        </w:r>
        <w:r w:rsidR="00B70207">
          <w:rPr>
            <w:noProof/>
            <w:webHidden/>
          </w:rPr>
        </w:r>
        <w:r w:rsidR="00B70207">
          <w:rPr>
            <w:noProof/>
            <w:webHidden/>
          </w:rPr>
          <w:fldChar w:fldCharType="separate"/>
        </w:r>
        <w:r w:rsidR="00B70207">
          <w:rPr>
            <w:noProof/>
            <w:webHidden/>
          </w:rPr>
          <w:t>19</w:t>
        </w:r>
        <w:r w:rsidR="00B70207">
          <w:rPr>
            <w:noProof/>
            <w:webHidden/>
          </w:rPr>
          <w:fldChar w:fldCharType="end"/>
        </w:r>
      </w:hyperlink>
    </w:p>
    <w:p w14:paraId="446E44B1" w14:textId="48063E88"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60" w:history="1">
        <w:r w:rsidR="00B70207" w:rsidRPr="00882778">
          <w:rPr>
            <w:rStyle w:val="Hyperlien"/>
            <w:noProof/>
          </w:rPr>
          <w:t>1.2.2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Étapes de création et d’exécution d’un programme Java avec l'environnement JSE sous Windows</w:t>
        </w:r>
        <w:r w:rsidR="00B70207">
          <w:rPr>
            <w:noProof/>
            <w:webHidden/>
          </w:rPr>
          <w:tab/>
        </w:r>
        <w:r w:rsidR="00B70207">
          <w:rPr>
            <w:noProof/>
            <w:webHidden/>
          </w:rPr>
          <w:fldChar w:fldCharType="begin"/>
        </w:r>
        <w:r w:rsidR="00B70207">
          <w:rPr>
            <w:noProof/>
            <w:webHidden/>
          </w:rPr>
          <w:instrText xml:space="preserve"> PAGEREF _Toc154322360 \h </w:instrText>
        </w:r>
        <w:r w:rsidR="00B70207">
          <w:rPr>
            <w:noProof/>
            <w:webHidden/>
          </w:rPr>
        </w:r>
        <w:r w:rsidR="00B70207">
          <w:rPr>
            <w:noProof/>
            <w:webHidden/>
          </w:rPr>
          <w:fldChar w:fldCharType="separate"/>
        </w:r>
        <w:r w:rsidR="00B70207">
          <w:rPr>
            <w:noProof/>
            <w:webHidden/>
          </w:rPr>
          <w:t>25</w:t>
        </w:r>
        <w:r w:rsidR="00B70207">
          <w:rPr>
            <w:noProof/>
            <w:webHidden/>
          </w:rPr>
          <w:fldChar w:fldCharType="end"/>
        </w:r>
      </w:hyperlink>
    </w:p>
    <w:p w14:paraId="554E1C3B" w14:textId="7708A9B7"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61" w:history="1">
        <w:r w:rsidR="00B70207" w:rsidRPr="00882778">
          <w:rPr>
            <w:rStyle w:val="Hyperlien"/>
            <w:noProof/>
          </w:rPr>
          <w:t>2.</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Introduction à la programmation Java</w:t>
        </w:r>
        <w:r w:rsidR="00B70207">
          <w:rPr>
            <w:noProof/>
            <w:webHidden/>
          </w:rPr>
          <w:tab/>
        </w:r>
        <w:r w:rsidR="00B70207">
          <w:rPr>
            <w:noProof/>
            <w:webHidden/>
          </w:rPr>
          <w:fldChar w:fldCharType="begin"/>
        </w:r>
        <w:r w:rsidR="00B70207">
          <w:rPr>
            <w:noProof/>
            <w:webHidden/>
          </w:rPr>
          <w:instrText xml:space="preserve"> PAGEREF _Toc154322361 \h </w:instrText>
        </w:r>
        <w:r w:rsidR="00B70207">
          <w:rPr>
            <w:noProof/>
            <w:webHidden/>
          </w:rPr>
        </w:r>
        <w:r w:rsidR="00B70207">
          <w:rPr>
            <w:noProof/>
            <w:webHidden/>
          </w:rPr>
          <w:fldChar w:fldCharType="separate"/>
        </w:r>
        <w:r w:rsidR="00B70207">
          <w:rPr>
            <w:noProof/>
            <w:webHidden/>
          </w:rPr>
          <w:t>34</w:t>
        </w:r>
        <w:r w:rsidR="00B70207">
          <w:rPr>
            <w:noProof/>
            <w:webHidden/>
          </w:rPr>
          <w:fldChar w:fldCharType="end"/>
        </w:r>
      </w:hyperlink>
    </w:p>
    <w:p w14:paraId="309DECC9" w14:textId="7427DA1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2" w:history="1">
        <w:r w:rsidR="00B70207" w:rsidRPr="00882778">
          <w:rPr>
            <w:rStyle w:val="Hyperlien"/>
            <w:noProof/>
          </w:rPr>
          <w:t>2.1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Commentaire Java</w:t>
        </w:r>
        <w:r w:rsidR="00B70207">
          <w:rPr>
            <w:noProof/>
            <w:webHidden/>
          </w:rPr>
          <w:tab/>
        </w:r>
        <w:r w:rsidR="00B70207">
          <w:rPr>
            <w:noProof/>
            <w:webHidden/>
          </w:rPr>
          <w:fldChar w:fldCharType="begin"/>
        </w:r>
        <w:r w:rsidR="00B70207">
          <w:rPr>
            <w:noProof/>
            <w:webHidden/>
          </w:rPr>
          <w:instrText xml:space="preserve"> PAGEREF _Toc154322362 \h </w:instrText>
        </w:r>
        <w:r w:rsidR="00B70207">
          <w:rPr>
            <w:noProof/>
            <w:webHidden/>
          </w:rPr>
        </w:r>
        <w:r w:rsidR="00B70207">
          <w:rPr>
            <w:noProof/>
            <w:webHidden/>
          </w:rPr>
          <w:fldChar w:fldCharType="separate"/>
        </w:r>
        <w:r w:rsidR="00B70207">
          <w:rPr>
            <w:noProof/>
            <w:webHidden/>
          </w:rPr>
          <w:t>35</w:t>
        </w:r>
        <w:r w:rsidR="00B70207">
          <w:rPr>
            <w:noProof/>
            <w:webHidden/>
          </w:rPr>
          <w:fldChar w:fldCharType="end"/>
        </w:r>
      </w:hyperlink>
    </w:p>
    <w:p w14:paraId="35919D55" w14:textId="42DCC63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3" w:history="1">
        <w:r w:rsidR="00B70207" w:rsidRPr="00882778">
          <w:rPr>
            <w:rStyle w:val="Hyperlien"/>
            <w:noProof/>
          </w:rPr>
          <w:t>2.2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Importation de classes</w:t>
        </w:r>
        <w:r w:rsidR="00B70207">
          <w:rPr>
            <w:noProof/>
            <w:webHidden/>
          </w:rPr>
          <w:tab/>
        </w:r>
        <w:r w:rsidR="00B70207">
          <w:rPr>
            <w:noProof/>
            <w:webHidden/>
          </w:rPr>
          <w:fldChar w:fldCharType="begin"/>
        </w:r>
        <w:r w:rsidR="00B70207">
          <w:rPr>
            <w:noProof/>
            <w:webHidden/>
          </w:rPr>
          <w:instrText xml:space="preserve"> PAGEREF _Toc154322363 \h </w:instrText>
        </w:r>
        <w:r w:rsidR="00B70207">
          <w:rPr>
            <w:noProof/>
            <w:webHidden/>
          </w:rPr>
        </w:r>
        <w:r w:rsidR="00B70207">
          <w:rPr>
            <w:noProof/>
            <w:webHidden/>
          </w:rPr>
          <w:fldChar w:fldCharType="separate"/>
        </w:r>
        <w:r w:rsidR="00B70207">
          <w:rPr>
            <w:noProof/>
            <w:webHidden/>
          </w:rPr>
          <w:t>37</w:t>
        </w:r>
        <w:r w:rsidR="00B70207">
          <w:rPr>
            <w:noProof/>
            <w:webHidden/>
          </w:rPr>
          <w:fldChar w:fldCharType="end"/>
        </w:r>
      </w:hyperlink>
    </w:p>
    <w:p w14:paraId="2E4D9634" w14:textId="3EF49E0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4" w:history="1">
        <w:r w:rsidR="00B70207" w:rsidRPr="00882778">
          <w:rPr>
            <w:rStyle w:val="Hyperlien"/>
            <w:noProof/>
          </w:rPr>
          <w:t>2.3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Packages</w:t>
        </w:r>
        <w:r w:rsidR="00B70207">
          <w:rPr>
            <w:noProof/>
            <w:webHidden/>
          </w:rPr>
          <w:tab/>
        </w:r>
        <w:r w:rsidR="00B70207">
          <w:rPr>
            <w:noProof/>
            <w:webHidden/>
          </w:rPr>
          <w:fldChar w:fldCharType="begin"/>
        </w:r>
        <w:r w:rsidR="00B70207">
          <w:rPr>
            <w:noProof/>
            <w:webHidden/>
          </w:rPr>
          <w:instrText xml:space="preserve"> PAGEREF _Toc154322364 \h </w:instrText>
        </w:r>
        <w:r w:rsidR="00B70207">
          <w:rPr>
            <w:noProof/>
            <w:webHidden/>
          </w:rPr>
        </w:r>
        <w:r w:rsidR="00B70207">
          <w:rPr>
            <w:noProof/>
            <w:webHidden/>
          </w:rPr>
          <w:fldChar w:fldCharType="separate"/>
        </w:r>
        <w:r w:rsidR="00B70207">
          <w:rPr>
            <w:noProof/>
            <w:webHidden/>
          </w:rPr>
          <w:t>37</w:t>
        </w:r>
        <w:r w:rsidR="00B70207">
          <w:rPr>
            <w:noProof/>
            <w:webHidden/>
          </w:rPr>
          <w:fldChar w:fldCharType="end"/>
        </w:r>
      </w:hyperlink>
    </w:p>
    <w:p w14:paraId="718817F0" w14:textId="3098A61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5" w:history="1">
        <w:r w:rsidR="00B70207" w:rsidRPr="00882778">
          <w:rPr>
            <w:rStyle w:val="Hyperlien"/>
            <w:noProof/>
          </w:rPr>
          <w:t>2.4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Notion de classe et de méthode</w:t>
        </w:r>
        <w:r w:rsidR="00B70207">
          <w:rPr>
            <w:noProof/>
            <w:webHidden/>
          </w:rPr>
          <w:tab/>
        </w:r>
        <w:r w:rsidR="00B70207">
          <w:rPr>
            <w:noProof/>
            <w:webHidden/>
          </w:rPr>
          <w:fldChar w:fldCharType="begin"/>
        </w:r>
        <w:r w:rsidR="00B70207">
          <w:rPr>
            <w:noProof/>
            <w:webHidden/>
          </w:rPr>
          <w:instrText xml:space="preserve"> PAGEREF _Toc154322365 \h </w:instrText>
        </w:r>
        <w:r w:rsidR="00B70207">
          <w:rPr>
            <w:noProof/>
            <w:webHidden/>
          </w:rPr>
        </w:r>
        <w:r w:rsidR="00B70207">
          <w:rPr>
            <w:noProof/>
            <w:webHidden/>
          </w:rPr>
          <w:fldChar w:fldCharType="separate"/>
        </w:r>
        <w:r w:rsidR="00B70207">
          <w:rPr>
            <w:noProof/>
            <w:webHidden/>
          </w:rPr>
          <w:t>39</w:t>
        </w:r>
        <w:r w:rsidR="00B70207">
          <w:rPr>
            <w:noProof/>
            <w:webHidden/>
          </w:rPr>
          <w:fldChar w:fldCharType="end"/>
        </w:r>
      </w:hyperlink>
    </w:p>
    <w:p w14:paraId="0D0B443B" w14:textId="7A1581B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6" w:history="1">
        <w:r w:rsidR="00B70207" w:rsidRPr="00882778">
          <w:rPr>
            <w:rStyle w:val="Hyperlien"/>
            <w:noProof/>
          </w:rPr>
          <w:t>2.5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Le nom d’une classe</w:t>
        </w:r>
        <w:r w:rsidR="00B70207">
          <w:rPr>
            <w:noProof/>
            <w:webHidden/>
          </w:rPr>
          <w:tab/>
        </w:r>
        <w:r w:rsidR="00B70207">
          <w:rPr>
            <w:noProof/>
            <w:webHidden/>
          </w:rPr>
          <w:fldChar w:fldCharType="begin"/>
        </w:r>
        <w:r w:rsidR="00B70207">
          <w:rPr>
            <w:noProof/>
            <w:webHidden/>
          </w:rPr>
          <w:instrText xml:space="preserve"> PAGEREF _Toc154322366 \h </w:instrText>
        </w:r>
        <w:r w:rsidR="00B70207">
          <w:rPr>
            <w:noProof/>
            <w:webHidden/>
          </w:rPr>
        </w:r>
        <w:r w:rsidR="00B70207">
          <w:rPr>
            <w:noProof/>
            <w:webHidden/>
          </w:rPr>
          <w:fldChar w:fldCharType="separate"/>
        </w:r>
        <w:r w:rsidR="00B70207">
          <w:rPr>
            <w:noProof/>
            <w:webHidden/>
          </w:rPr>
          <w:t>40</w:t>
        </w:r>
        <w:r w:rsidR="00B70207">
          <w:rPr>
            <w:noProof/>
            <w:webHidden/>
          </w:rPr>
          <w:fldChar w:fldCharType="end"/>
        </w:r>
      </w:hyperlink>
    </w:p>
    <w:p w14:paraId="04455072" w14:textId="2045B73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7" w:history="1">
        <w:r w:rsidR="00B70207" w:rsidRPr="00882778">
          <w:rPr>
            <w:rStyle w:val="Hyperlien"/>
            <w:noProof/>
          </w:rPr>
          <w:t>2.6</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La méthode </w:t>
        </w:r>
        <w:r w:rsidR="00B70207" w:rsidRPr="00882778">
          <w:rPr>
            <w:rStyle w:val="Hyperlien"/>
            <w:i/>
            <w:iCs/>
            <w:noProof/>
          </w:rPr>
          <w:t>main</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_Toc154322367 \h </w:instrText>
        </w:r>
        <w:r w:rsidR="00B70207">
          <w:rPr>
            <w:noProof/>
            <w:webHidden/>
          </w:rPr>
        </w:r>
        <w:r w:rsidR="00B70207">
          <w:rPr>
            <w:noProof/>
            <w:webHidden/>
          </w:rPr>
          <w:fldChar w:fldCharType="separate"/>
        </w:r>
        <w:r w:rsidR="00B70207">
          <w:rPr>
            <w:noProof/>
            <w:webHidden/>
          </w:rPr>
          <w:t>40</w:t>
        </w:r>
        <w:r w:rsidR="00B70207">
          <w:rPr>
            <w:noProof/>
            <w:webHidden/>
          </w:rPr>
          <w:fldChar w:fldCharType="end"/>
        </w:r>
      </w:hyperlink>
    </w:p>
    <w:p w14:paraId="722BE40D" w14:textId="4E0EEA3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68" w:history="1">
        <w:r w:rsidR="00B70207" w:rsidRPr="00882778">
          <w:rPr>
            <w:rStyle w:val="Hyperlien"/>
            <w:noProof/>
          </w:rPr>
          <w:t>2.7</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Corps d’une méthode</w:t>
        </w:r>
        <w:r w:rsidR="00B70207">
          <w:rPr>
            <w:noProof/>
            <w:webHidden/>
          </w:rPr>
          <w:tab/>
        </w:r>
        <w:r w:rsidR="00B70207">
          <w:rPr>
            <w:noProof/>
            <w:webHidden/>
          </w:rPr>
          <w:fldChar w:fldCharType="begin"/>
        </w:r>
        <w:r w:rsidR="00B70207">
          <w:rPr>
            <w:noProof/>
            <w:webHidden/>
          </w:rPr>
          <w:instrText xml:space="preserve"> PAGEREF _Toc154322368 \h </w:instrText>
        </w:r>
        <w:r w:rsidR="00B70207">
          <w:rPr>
            <w:noProof/>
            <w:webHidden/>
          </w:rPr>
        </w:r>
        <w:r w:rsidR="00B70207">
          <w:rPr>
            <w:noProof/>
            <w:webHidden/>
          </w:rPr>
          <w:fldChar w:fldCharType="separate"/>
        </w:r>
        <w:r w:rsidR="00B70207">
          <w:rPr>
            <w:noProof/>
            <w:webHidden/>
          </w:rPr>
          <w:t>41</w:t>
        </w:r>
        <w:r w:rsidR="00B70207">
          <w:rPr>
            <w:noProof/>
            <w:webHidden/>
          </w:rPr>
          <w:fldChar w:fldCharType="end"/>
        </w:r>
      </w:hyperlink>
    </w:p>
    <w:p w14:paraId="18D8C13C" w14:textId="3C6F56B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69" w:history="1">
        <w:r w:rsidR="00B70207" w:rsidRPr="00882778">
          <w:rPr>
            <w:rStyle w:val="Hyperlien"/>
            <w:noProof/>
          </w:rPr>
          <w:t>2.7.1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Déclaration de variables</w:t>
        </w:r>
        <w:r w:rsidR="00B70207">
          <w:rPr>
            <w:noProof/>
            <w:webHidden/>
          </w:rPr>
          <w:tab/>
        </w:r>
        <w:r w:rsidR="00B70207">
          <w:rPr>
            <w:noProof/>
            <w:webHidden/>
          </w:rPr>
          <w:fldChar w:fldCharType="begin"/>
        </w:r>
        <w:r w:rsidR="00B70207">
          <w:rPr>
            <w:noProof/>
            <w:webHidden/>
          </w:rPr>
          <w:instrText xml:space="preserve"> PAGEREF _Toc154322369 \h </w:instrText>
        </w:r>
        <w:r w:rsidR="00B70207">
          <w:rPr>
            <w:noProof/>
            <w:webHidden/>
          </w:rPr>
        </w:r>
        <w:r w:rsidR="00B70207">
          <w:rPr>
            <w:noProof/>
            <w:webHidden/>
          </w:rPr>
          <w:fldChar w:fldCharType="separate"/>
        </w:r>
        <w:r w:rsidR="00B70207">
          <w:rPr>
            <w:noProof/>
            <w:webHidden/>
          </w:rPr>
          <w:t>41</w:t>
        </w:r>
        <w:r w:rsidR="00B70207">
          <w:rPr>
            <w:noProof/>
            <w:webHidden/>
          </w:rPr>
          <w:fldChar w:fldCharType="end"/>
        </w:r>
      </w:hyperlink>
    </w:p>
    <w:p w14:paraId="4E79CDAC" w14:textId="053337D1"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0" w:history="1">
        <w:r w:rsidR="00B70207" w:rsidRPr="00882778">
          <w:rPr>
            <w:rStyle w:val="Hyperlien"/>
            <w:noProof/>
          </w:rPr>
          <w:t>2.7.2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Types prédéfinis de Java</w:t>
        </w:r>
        <w:r w:rsidR="00B70207">
          <w:rPr>
            <w:noProof/>
            <w:webHidden/>
          </w:rPr>
          <w:tab/>
        </w:r>
        <w:r w:rsidR="00B70207">
          <w:rPr>
            <w:noProof/>
            <w:webHidden/>
          </w:rPr>
          <w:fldChar w:fldCharType="begin"/>
        </w:r>
        <w:r w:rsidR="00B70207">
          <w:rPr>
            <w:noProof/>
            <w:webHidden/>
          </w:rPr>
          <w:instrText xml:space="preserve"> PAGEREF _Toc154322370 \h </w:instrText>
        </w:r>
        <w:r w:rsidR="00B70207">
          <w:rPr>
            <w:noProof/>
            <w:webHidden/>
          </w:rPr>
        </w:r>
        <w:r w:rsidR="00B70207">
          <w:rPr>
            <w:noProof/>
            <w:webHidden/>
          </w:rPr>
          <w:fldChar w:fldCharType="separate"/>
        </w:r>
        <w:r w:rsidR="00B70207">
          <w:rPr>
            <w:noProof/>
            <w:webHidden/>
          </w:rPr>
          <w:t>43</w:t>
        </w:r>
        <w:r w:rsidR="00B70207">
          <w:rPr>
            <w:noProof/>
            <w:webHidden/>
          </w:rPr>
          <w:fldChar w:fldCharType="end"/>
        </w:r>
      </w:hyperlink>
    </w:p>
    <w:p w14:paraId="31D42623" w14:textId="12AB8A8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1" w:history="1">
        <w:r w:rsidR="00B70207" w:rsidRPr="00882778">
          <w:rPr>
            <w:rStyle w:val="Hyperlien"/>
            <w:noProof/>
          </w:rPr>
          <w:t>2.7.3</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Appel de méthode de classe, paramètres et énoncé d’affectation</w:t>
        </w:r>
        <w:r w:rsidR="00B70207">
          <w:rPr>
            <w:noProof/>
            <w:webHidden/>
          </w:rPr>
          <w:tab/>
        </w:r>
        <w:r w:rsidR="00B70207">
          <w:rPr>
            <w:noProof/>
            <w:webHidden/>
          </w:rPr>
          <w:fldChar w:fldCharType="begin"/>
        </w:r>
        <w:r w:rsidR="00B70207">
          <w:rPr>
            <w:noProof/>
            <w:webHidden/>
          </w:rPr>
          <w:instrText xml:space="preserve"> PAGEREF _Toc154322371 \h </w:instrText>
        </w:r>
        <w:r w:rsidR="00B70207">
          <w:rPr>
            <w:noProof/>
            <w:webHidden/>
          </w:rPr>
        </w:r>
        <w:r w:rsidR="00B70207">
          <w:rPr>
            <w:noProof/>
            <w:webHidden/>
          </w:rPr>
          <w:fldChar w:fldCharType="separate"/>
        </w:r>
        <w:r w:rsidR="00B70207">
          <w:rPr>
            <w:noProof/>
            <w:webHidden/>
          </w:rPr>
          <w:t>44</w:t>
        </w:r>
        <w:r w:rsidR="00B70207">
          <w:rPr>
            <w:noProof/>
            <w:webHidden/>
          </w:rPr>
          <w:fldChar w:fldCharType="end"/>
        </w:r>
      </w:hyperlink>
    </w:p>
    <w:p w14:paraId="32C7E0B6" w14:textId="496A6A01"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2" w:history="1">
        <w:r w:rsidR="00B70207" w:rsidRPr="00882778">
          <w:rPr>
            <w:rStyle w:val="Hyperlien"/>
            <w:noProof/>
          </w:rPr>
          <w:t>2.7.4</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Expression</w:t>
        </w:r>
        <w:r w:rsidR="00B70207">
          <w:rPr>
            <w:noProof/>
            <w:webHidden/>
          </w:rPr>
          <w:tab/>
        </w:r>
        <w:r w:rsidR="00B70207">
          <w:rPr>
            <w:noProof/>
            <w:webHidden/>
          </w:rPr>
          <w:fldChar w:fldCharType="begin"/>
        </w:r>
        <w:r w:rsidR="00B70207">
          <w:rPr>
            <w:noProof/>
            <w:webHidden/>
          </w:rPr>
          <w:instrText xml:space="preserve"> PAGEREF _Toc154322372 \h </w:instrText>
        </w:r>
        <w:r w:rsidR="00B70207">
          <w:rPr>
            <w:noProof/>
            <w:webHidden/>
          </w:rPr>
        </w:r>
        <w:r w:rsidR="00B70207">
          <w:rPr>
            <w:noProof/>
            <w:webHidden/>
          </w:rPr>
          <w:fldChar w:fldCharType="separate"/>
        </w:r>
        <w:r w:rsidR="00B70207">
          <w:rPr>
            <w:noProof/>
            <w:webHidden/>
          </w:rPr>
          <w:t>49</w:t>
        </w:r>
        <w:r w:rsidR="00B70207">
          <w:rPr>
            <w:noProof/>
            <w:webHidden/>
          </w:rPr>
          <w:fldChar w:fldCharType="end"/>
        </w:r>
      </w:hyperlink>
    </w:p>
    <w:p w14:paraId="39047159" w14:textId="50FE318E"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73" w:history="1">
        <w:r w:rsidR="00B70207" w:rsidRPr="00882778">
          <w:rPr>
            <w:rStyle w:val="Hyperlien"/>
            <w:noProof/>
          </w:rPr>
          <w:t>2.7.5</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Expression de type String</w:t>
        </w:r>
        <w:r w:rsidR="00B70207">
          <w:rPr>
            <w:noProof/>
            <w:webHidden/>
          </w:rPr>
          <w:tab/>
        </w:r>
        <w:r w:rsidR="00B70207">
          <w:rPr>
            <w:noProof/>
            <w:webHidden/>
          </w:rPr>
          <w:fldChar w:fldCharType="begin"/>
        </w:r>
        <w:r w:rsidR="00B70207">
          <w:rPr>
            <w:noProof/>
            <w:webHidden/>
          </w:rPr>
          <w:instrText xml:space="preserve"> PAGEREF _Toc154322373 \h </w:instrText>
        </w:r>
        <w:r w:rsidR="00B70207">
          <w:rPr>
            <w:noProof/>
            <w:webHidden/>
          </w:rPr>
        </w:r>
        <w:r w:rsidR="00B70207">
          <w:rPr>
            <w:noProof/>
            <w:webHidden/>
          </w:rPr>
          <w:fldChar w:fldCharType="separate"/>
        </w:r>
        <w:r w:rsidR="00B70207">
          <w:rPr>
            <w:noProof/>
            <w:webHidden/>
          </w:rPr>
          <w:t>50</w:t>
        </w:r>
        <w:r w:rsidR="00B70207">
          <w:rPr>
            <w:noProof/>
            <w:webHidden/>
          </w:rPr>
          <w:fldChar w:fldCharType="end"/>
        </w:r>
      </w:hyperlink>
    </w:p>
    <w:p w14:paraId="7A7D24E4" w14:textId="7D7BC9B5"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4" w:history="1">
        <w:r w:rsidR="00B70207" w:rsidRPr="00882778">
          <w:rPr>
            <w:rStyle w:val="Hyperlien"/>
            <w:noProof/>
          </w:rPr>
          <w:t>2.8</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Diagramme de séquence UML</w:t>
        </w:r>
        <w:r w:rsidR="00B70207">
          <w:rPr>
            <w:noProof/>
            <w:webHidden/>
          </w:rPr>
          <w:tab/>
        </w:r>
        <w:r w:rsidR="00B70207">
          <w:rPr>
            <w:noProof/>
            <w:webHidden/>
          </w:rPr>
          <w:fldChar w:fldCharType="begin"/>
        </w:r>
        <w:r w:rsidR="00B70207">
          <w:rPr>
            <w:noProof/>
            <w:webHidden/>
          </w:rPr>
          <w:instrText xml:space="preserve"> PAGEREF _Toc154322374 \h </w:instrText>
        </w:r>
        <w:r w:rsidR="00B70207">
          <w:rPr>
            <w:noProof/>
            <w:webHidden/>
          </w:rPr>
        </w:r>
        <w:r w:rsidR="00B70207">
          <w:rPr>
            <w:noProof/>
            <w:webHidden/>
          </w:rPr>
          <w:fldChar w:fldCharType="separate"/>
        </w:r>
        <w:r w:rsidR="00B70207">
          <w:rPr>
            <w:noProof/>
            <w:webHidden/>
          </w:rPr>
          <w:t>51</w:t>
        </w:r>
        <w:r w:rsidR="00B70207">
          <w:rPr>
            <w:noProof/>
            <w:webHidden/>
          </w:rPr>
          <w:fldChar w:fldCharType="end"/>
        </w:r>
      </w:hyperlink>
    </w:p>
    <w:p w14:paraId="2DFD3C8F" w14:textId="10BF5E72"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5" w:history="1">
        <w:r w:rsidR="00B70207" w:rsidRPr="00882778">
          <w:rPr>
            <w:rStyle w:val="Hyperlien"/>
            <w:noProof/>
          </w:rPr>
          <w:t>2.9</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Exceptions</w:t>
        </w:r>
        <w:r w:rsidR="00B70207">
          <w:rPr>
            <w:noProof/>
            <w:webHidden/>
          </w:rPr>
          <w:tab/>
        </w:r>
        <w:r w:rsidR="00B70207">
          <w:rPr>
            <w:noProof/>
            <w:webHidden/>
          </w:rPr>
          <w:fldChar w:fldCharType="begin"/>
        </w:r>
        <w:r w:rsidR="00B70207">
          <w:rPr>
            <w:noProof/>
            <w:webHidden/>
          </w:rPr>
          <w:instrText xml:space="preserve"> PAGEREF _Toc154322375 \h </w:instrText>
        </w:r>
        <w:r w:rsidR="00B70207">
          <w:rPr>
            <w:noProof/>
            <w:webHidden/>
          </w:rPr>
        </w:r>
        <w:r w:rsidR="00B70207">
          <w:rPr>
            <w:noProof/>
            <w:webHidden/>
          </w:rPr>
          <w:fldChar w:fldCharType="separate"/>
        </w:r>
        <w:r w:rsidR="00B70207">
          <w:rPr>
            <w:noProof/>
            <w:webHidden/>
          </w:rPr>
          <w:t>53</w:t>
        </w:r>
        <w:r w:rsidR="00B70207">
          <w:rPr>
            <w:noProof/>
            <w:webHidden/>
          </w:rPr>
          <w:fldChar w:fldCharType="end"/>
        </w:r>
      </w:hyperlink>
    </w:p>
    <w:p w14:paraId="67090BD8" w14:textId="2511F1D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6" w:history="1">
        <w:r w:rsidR="00B70207" w:rsidRPr="00882778">
          <w:rPr>
            <w:rStyle w:val="Hyperlien"/>
            <w:noProof/>
          </w:rPr>
          <w:t>2.10</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Syntaxe des identificateurs Java</w:t>
        </w:r>
        <w:r w:rsidR="00B70207">
          <w:rPr>
            <w:noProof/>
            <w:webHidden/>
          </w:rPr>
          <w:tab/>
        </w:r>
        <w:r w:rsidR="00B70207">
          <w:rPr>
            <w:noProof/>
            <w:webHidden/>
          </w:rPr>
          <w:fldChar w:fldCharType="begin"/>
        </w:r>
        <w:r w:rsidR="00B70207">
          <w:rPr>
            <w:noProof/>
            <w:webHidden/>
          </w:rPr>
          <w:instrText xml:space="preserve"> PAGEREF _Toc154322376 \h </w:instrText>
        </w:r>
        <w:r w:rsidR="00B70207">
          <w:rPr>
            <w:noProof/>
            <w:webHidden/>
          </w:rPr>
        </w:r>
        <w:r w:rsidR="00B70207">
          <w:rPr>
            <w:noProof/>
            <w:webHidden/>
          </w:rPr>
          <w:fldChar w:fldCharType="separate"/>
        </w:r>
        <w:r w:rsidR="00B70207">
          <w:rPr>
            <w:noProof/>
            <w:webHidden/>
          </w:rPr>
          <w:t>54</w:t>
        </w:r>
        <w:r w:rsidR="00B70207">
          <w:rPr>
            <w:noProof/>
            <w:webHidden/>
          </w:rPr>
          <w:fldChar w:fldCharType="end"/>
        </w:r>
      </w:hyperlink>
    </w:p>
    <w:p w14:paraId="61184BC3" w14:textId="45B5B7AF"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7" w:history="1">
        <w:r w:rsidR="00B70207" w:rsidRPr="00882778">
          <w:rPr>
            <w:rStyle w:val="Hyperlien"/>
            <w:noProof/>
          </w:rPr>
          <w:t>2.11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Disposition du texte</w:t>
        </w:r>
        <w:r w:rsidR="00B70207">
          <w:rPr>
            <w:noProof/>
            <w:webHidden/>
          </w:rPr>
          <w:tab/>
        </w:r>
        <w:r w:rsidR="00B70207">
          <w:rPr>
            <w:noProof/>
            <w:webHidden/>
          </w:rPr>
          <w:fldChar w:fldCharType="begin"/>
        </w:r>
        <w:r w:rsidR="00B70207">
          <w:rPr>
            <w:noProof/>
            <w:webHidden/>
          </w:rPr>
          <w:instrText xml:space="preserve"> PAGEREF _Toc154322377 \h </w:instrText>
        </w:r>
        <w:r w:rsidR="00B70207">
          <w:rPr>
            <w:noProof/>
            <w:webHidden/>
          </w:rPr>
        </w:r>
        <w:r w:rsidR="00B70207">
          <w:rPr>
            <w:noProof/>
            <w:webHidden/>
          </w:rPr>
          <w:fldChar w:fldCharType="separate"/>
        </w:r>
        <w:r w:rsidR="00B70207">
          <w:rPr>
            <w:noProof/>
            <w:webHidden/>
          </w:rPr>
          <w:t>55</w:t>
        </w:r>
        <w:r w:rsidR="00B70207">
          <w:rPr>
            <w:noProof/>
            <w:webHidden/>
          </w:rPr>
          <w:fldChar w:fldCharType="end"/>
        </w:r>
      </w:hyperlink>
    </w:p>
    <w:p w14:paraId="7C1F6010" w14:textId="1662CC6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8" w:history="1">
        <w:r w:rsidR="00B70207" w:rsidRPr="00882778">
          <w:rPr>
            <w:rStyle w:val="Hyperlien"/>
            <w:noProof/>
          </w:rPr>
          <w:t>2.12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Initialisation de variable à la déclaration</w:t>
        </w:r>
        <w:r w:rsidR="00B70207">
          <w:rPr>
            <w:noProof/>
            <w:webHidden/>
          </w:rPr>
          <w:tab/>
        </w:r>
        <w:r w:rsidR="00B70207">
          <w:rPr>
            <w:noProof/>
            <w:webHidden/>
          </w:rPr>
          <w:fldChar w:fldCharType="begin"/>
        </w:r>
        <w:r w:rsidR="00B70207">
          <w:rPr>
            <w:noProof/>
            <w:webHidden/>
          </w:rPr>
          <w:instrText xml:space="preserve"> PAGEREF _Toc154322378 \h </w:instrText>
        </w:r>
        <w:r w:rsidR="00B70207">
          <w:rPr>
            <w:noProof/>
            <w:webHidden/>
          </w:rPr>
        </w:r>
        <w:r w:rsidR="00B70207">
          <w:rPr>
            <w:noProof/>
            <w:webHidden/>
          </w:rPr>
          <w:fldChar w:fldCharType="separate"/>
        </w:r>
        <w:r w:rsidR="00B70207">
          <w:rPr>
            <w:noProof/>
            <w:webHidden/>
          </w:rPr>
          <w:t>55</w:t>
        </w:r>
        <w:r w:rsidR="00B70207">
          <w:rPr>
            <w:noProof/>
            <w:webHidden/>
          </w:rPr>
          <w:fldChar w:fldCharType="end"/>
        </w:r>
      </w:hyperlink>
    </w:p>
    <w:p w14:paraId="5AB5390D" w14:textId="0C979FE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79" w:history="1">
        <w:r w:rsidR="00B70207" w:rsidRPr="00882778">
          <w:rPr>
            <w:rStyle w:val="Hyperlien"/>
            <w:noProof/>
          </w:rPr>
          <w:t>2.13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Méthode System.out.println()</w:t>
        </w:r>
        <w:r w:rsidR="00B70207">
          <w:rPr>
            <w:noProof/>
            <w:webHidden/>
          </w:rPr>
          <w:tab/>
        </w:r>
        <w:r w:rsidR="00B70207">
          <w:rPr>
            <w:noProof/>
            <w:webHidden/>
          </w:rPr>
          <w:fldChar w:fldCharType="begin"/>
        </w:r>
        <w:r w:rsidR="00B70207">
          <w:rPr>
            <w:noProof/>
            <w:webHidden/>
          </w:rPr>
          <w:instrText xml:space="preserve"> PAGEREF _Toc154322379 \h </w:instrText>
        </w:r>
        <w:r w:rsidR="00B70207">
          <w:rPr>
            <w:noProof/>
            <w:webHidden/>
          </w:rPr>
        </w:r>
        <w:r w:rsidR="00B70207">
          <w:rPr>
            <w:noProof/>
            <w:webHidden/>
          </w:rPr>
          <w:fldChar w:fldCharType="separate"/>
        </w:r>
        <w:r w:rsidR="00B70207">
          <w:rPr>
            <w:noProof/>
            <w:webHidden/>
          </w:rPr>
          <w:t>58</w:t>
        </w:r>
        <w:r w:rsidR="00B70207">
          <w:rPr>
            <w:noProof/>
            <w:webHidden/>
          </w:rPr>
          <w:fldChar w:fldCharType="end"/>
        </w:r>
      </w:hyperlink>
    </w:p>
    <w:p w14:paraId="755A8F7F" w14:textId="7AAC7DF8"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0" w:history="1">
        <w:r w:rsidR="00B70207" w:rsidRPr="00882778">
          <w:rPr>
            <w:rStyle w:val="Hyperlien"/>
            <w:noProof/>
          </w:rPr>
          <w:t>2.14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Classe Scanner</w:t>
        </w:r>
        <w:r w:rsidR="00B70207">
          <w:rPr>
            <w:noProof/>
            <w:webHidden/>
          </w:rPr>
          <w:tab/>
        </w:r>
        <w:r w:rsidR="00B70207">
          <w:rPr>
            <w:noProof/>
            <w:webHidden/>
          </w:rPr>
          <w:fldChar w:fldCharType="begin"/>
        </w:r>
        <w:r w:rsidR="00B70207">
          <w:rPr>
            <w:noProof/>
            <w:webHidden/>
          </w:rPr>
          <w:instrText xml:space="preserve"> PAGEREF _Toc154322380 \h </w:instrText>
        </w:r>
        <w:r w:rsidR="00B70207">
          <w:rPr>
            <w:noProof/>
            <w:webHidden/>
          </w:rPr>
        </w:r>
        <w:r w:rsidR="00B70207">
          <w:rPr>
            <w:noProof/>
            <w:webHidden/>
          </w:rPr>
          <w:fldChar w:fldCharType="separate"/>
        </w:r>
        <w:r w:rsidR="00B70207">
          <w:rPr>
            <w:noProof/>
            <w:webHidden/>
          </w:rPr>
          <w:t>61</w:t>
        </w:r>
        <w:r w:rsidR="00B70207">
          <w:rPr>
            <w:noProof/>
            <w:webHidden/>
          </w:rPr>
          <w:fldChar w:fldCharType="end"/>
        </w:r>
      </w:hyperlink>
    </w:p>
    <w:p w14:paraId="2E3FEAEE" w14:textId="295E3AAA"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81" w:history="1">
        <w:r w:rsidR="00B70207" w:rsidRPr="00882778">
          <w:rPr>
            <w:rStyle w:val="Hyperlien"/>
            <w:noProof/>
          </w:rPr>
          <w:t>3.</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Structures de contrôle</w:t>
        </w:r>
        <w:r w:rsidR="00B70207">
          <w:rPr>
            <w:noProof/>
            <w:webHidden/>
          </w:rPr>
          <w:tab/>
        </w:r>
        <w:r w:rsidR="00B70207">
          <w:rPr>
            <w:noProof/>
            <w:webHidden/>
          </w:rPr>
          <w:fldChar w:fldCharType="begin"/>
        </w:r>
        <w:r w:rsidR="00B70207">
          <w:rPr>
            <w:noProof/>
            <w:webHidden/>
          </w:rPr>
          <w:instrText xml:space="preserve"> PAGEREF _Toc154322381 \h </w:instrText>
        </w:r>
        <w:r w:rsidR="00B70207">
          <w:rPr>
            <w:noProof/>
            <w:webHidden/>
          </w:rPr>
        </w:r>
        <w:r w:rsidR="00B70207">
          <w:rPr>
            <w:noProof/>
            <w:webHidden/>
          </w:rPr>
          <w:fldChar w:fldCharType="separate"/>
        </w:r>
        <w:r w:rsidR="00B70207">
          <w:rPr>
            <w:noProof/>
            <w:webHidden/>
          </w:rPr>
          <w:t>63</w:t>
        </w:r>
        <w:r w:rsidR="00B70207">
          <w:rPr>
            <w:noProof/>
            <w:webHidden/>
          </w:rPr>
          <w:fldChar w:fldCharType="end"/>
        </w:r>
      </w:hyperlink>
    </w:p>
    <w:p w14:paraId="65248699" w14:textId="5BBE6C4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2" w:history="1">
        <w:r w:rsidR="00B70207" w:rsidRPr="00882778">
          <w:rPr>
            <w:rStyle w:val="Hyperlien"/>
            <w:noProof/>
          </w:rPr>
          <w:t>3.1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séquence</w:t>
        </w:r>
        <w:r w:rsidR="00B70207">
          <w:rPr>
            <w:noProof/>
            <w:webHidden/>
          </w:rPr>
          <w:tab/>
        </w:r>
        <w:r w:rsidR="00B70207">
          <w:rPr>
            <w:noProof/>
            <w:webHidden/>
          </w:rPr>
          <w:fldChar w:fldCharType="begin"/>
        </w:r>
        <w:r w:rsidR="00B70207">
          <w:rPr>
            <w:noProof/>
            <w:webHidden/>
          </w:rPr>
          <w:instrText xml:space="preserve"> PAGEREF _Toc154322382 \h </w:instrText>
        </w:r>
        <w:r w:rsidR="00B70207">
          <w:rPr>
            <w:noProof/>
            <w:webHidden/>
          </w:rPr>
        </w:r>
        <w:r w:rsidR="00B70207">
          <w:rPr>
            <w:noProof/>
            <w:webHidden/>
          </w:rPr>
          <w:fldChar w:fldCharType="separate"/>
        </w:r>
        <w:r w:rsidR="00B70207">
          <w:rPr>
            <w:noProof/>
            <w:webHidden/>
          </w:rPr>
          <w:t>63</w:t>
        </w:r>
        <w:r w:rsidR="00B70207">
          <w:rPr>
            <w:noProof/>
            <w:webHidden/>
          </w:rPr>
          <w:fldChar w:fldCharType="end"/>
        </w:r>
      </w:hyperlink>
    </w:p>
    <w:p w14:paraId="454C8921" w14:textId="66A73E0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3" w:history="1">
        <w:r w:rsidR="00B70207" w:rsidRPr="00882778">
          <w:rPr>
            <w:rStyle w:val="Hyperlien"/>
            <w:noProof/>
          </w:rPr>
          <w:t>3.2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boucle avec l’énoncé while</w:t>
        </w:r>
        <w:r w:rsidR="00B70207">
          <w:rPr>
            <w:noProof/>
            <w:webHidden/>
          </w:rPr>
          <w:tab/>
        </w:r>
        <w:r w:rsidR="00B70207">
          <w:rPr>
            <w:noProof/>
            <w:webHidden/>
          </w:rPr>
          <w:fldChar w:fldCharType="begin"/>
        </w:r>
        <w:r w:rsidR="00B70207">
          <w:rPr>
            <w:noProof/>
            <w:webHidden/>
          </w:rPr>
          <w:instrText xml:space="preserve"> PAGEREF _Toc154322383 \h </w:instrText>
        </w:r>
        <w:r w:rsidR="00B70207">
          <w:rPr>
            <w:noProof/>
            <w:webHidden/>
          </w:rPr>
        </w:r>
        <w:r w:rsidR="00B70207">
          <w:rPr>
            <w:noProof/>
            <w:webHidden/>
          </w:rPr>
          <w:fldChar w:fldCharType="separate"/>
        </w:r>
        <w:r w:rsidR="00B70207">
          <w:rPr>
            <w:noProof/>
            <w:webHidden/>
          </w:rPr>
          <w:t>65</w:t>
        </w:r>
        <w:r w:rsidR="00B70207">
          <w:rPr>
            <w:noProof/>
            <w:webHidden/>
          </w:rPr>
          <w:fldChar w:fldCharType="end"/>
        </w:r>
      </w:hyperlink>
    </w:p>
    <w:p w14:paraId="24357FE5" w14:textId="3793582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4" w:history="1">
        <w:r w:rsidR="00B70207" w:rsidRPr="00882778">
          <w:rPr>
            <w:rStyle w:val="Hyperlien"/>
            <w:noProof/>
          </w:rPr>
          <w:t>3.3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 xml:space="preserve">Qualité du logiciel, </w:t>
        </w:r>
        <w:r w:rsidR="00B70207" w:rsidRPr="00882778">
          <w:rPr>
            <w:rStyle w:val="Hyperlien"/>
            <w:noProof/>
          </w:rPr>
          <w:t>tests</w:t>
        </w:r>
        <w:r w:rsidR="00B70207" w:rsidRPr="00882778">
          <w:rPr>
            <w:rStyle w:val="Hyperlien"/>
            <w:noProof/>
            <w:lang w:val="fr-CA"/>
          </w:rPr>
          <w:t xml:space="preserve"> et débogage</w:t>
        </w:r>
        <w:r w:rsidR="00B70207">
          <w:rPr>
            <w:noProof/>
            <w:webHidden/>
          </w:rPr>
          <w:tab/>
        </w:r>
        <w:r w:rsidR="00B70207">
          <w:rPr>
            <w:noProof/>
            <w:webHidden/>
          </w:rPr>
          <w:fldChar w:fldCharType="begin"/>
        </w:r>
        <w:r w:rsidR="00B70207">
          <w:rPr>
            <w:noProof/>
            <w:webHidden/>
          </w:rPr>
          <w:instrText xml:space="preserve"> PAGEREF _Toc154322384 \h </w:instrText>
        </w:r>
        <w:r w:rsidR="00B70207">
          <w:rPr>
            <w:noProof/>
            <w:webHidden/>
          </w:rPr>
        </w:r>
        <w:r w:rsidR="00B70207">
          <w:rPr>
            <w:noProof/>
            <w:webHidden/>
          </w:rPr>
          <w:fldChar w:fldCharType="separate"/>
        </w:r>
        <w:r w:rsidR="00B70207">
          <w:rPr>
            <w:noProof/>
            <w:webHidden/>
          </w:rPr>
          <w:t>71</w:t>
        </w:r>
        <w:r w:rsidR="00B70207">
          <w:rPr>
            <w:noProof/>
            <w:webHidden/>
          </w:rPr>
          <w:fldChar w:fldCharType="end"/>
        </w:r>
      </w:hyperlink>
    </w:p>
    <w:p w14:paraId="337843EB" w14:textId="03E536F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5" w:history="1">
        <w:r w:rsidR="00B70207" w:rsidRPr="00882778">
          <w:rPr>
            <w:rStyle w:val="Hyperlien"/>
            <w:noProof/>
          </w:rPr>
          <w:t>3.4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boucle avec l’énoncé for</w:t>
        </w:r>
        <w:r w:rsidR="00B70207">
          <w:rPr>
            <w:noProof/>
            <w:webHidden/>
          </w:rPr>
          <w:tab/>
        </w:r>
        <w:r w:rsidR="00B70207">
          <w:rPr>
            <w:noProof/>
            <w:webHidden/>
          </w:rPr>
          <w:fldChar w:fldCharType="begin"/>
        </w:r>
        <w:r w:rsidR="00B70207">
          <w:rPr>
            <w:noProof/>
            <w:webHidden/>
          </w:rPr>
          <w:instrText xml:space="preserve"> PAGEREF _Toc154322385 \h </w:instrText>
        </w:r>
        <w:r w:rsidR="00B70207">
          <w:rPr>
            <w:noProof/>
            <w:webHidden/>
          </w:rPr>
        </w:r>
        <w:r w:rsidR="00B70207">
          <w:rPr>
            <w:noProof/>
            <w:webHidden/>
          </w:rPr>
          <w:fldChar w:fldCharType="separate"/>
        </w:r>
        <w:r w:rsidR="00B70207">
          <w:rPr>
            <w:noProof/>
            <w:webHidden/>
          </w:rPr>
          <w:t>73</w:t>
        </w:r>
        <w:r w:rsidR="00B70207">
          <w:rPr>
            <w:noProof/>
            <w:webHidden/>
          </w:rPr>
          <w:fldChar w:fldCharType="end"/>
        </w:r>
      </w:hyperlink>
    </w:p>
    <w:p w14:paraId="27D24C0A" w14:textId="36EDFDE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6" w:history="1">
        <w:r w:rsidR="00B70207" w:rsidRPr="00882778">
          <w:rPr>
            <w:rStyle w:val="Hyperlien"/>
            <w:noProof/>
          </w:rPr>
          <w:t>3.5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La décision avec if</w:t>
        </w:r>
        <w:r w:rsidR="00B70207">
          <w:rPr>
            <w:noProof/>
            <w:webHidden/>
          </w:rPr>
          <w:tab/>
        </w:r>
        <w:r w:rsidR="00B70207">
          <w:rPr>
            <w:noProof/>
            <w:webHidden/>
          </w:rPr>
          <w:fldChar w:fldCharType="begin"/>
        </w:r>
        <w:r w:rsidR="00B70207">
          <w:rPr>
            <w:noProof/>
            <w:webHidden/>
          </w:rPr>
          <w:instrText xml:space="preserve"> PAGEREF _Toc154322386 \h </w:instrText>
        </w:r>
        <w:r w:rsidR="00B70207">
          <w:rPr>
            <w:noProof/>
            <w:webHidden/>
          </w:rPr>
        </w:r>
        <w:r w:rsidR="00B70207">
          <w:rPr>
            <w:noProof/>
            <w:webHidden/>
          </w:rPr>
          <w:fldChar w:fldCharType="separate"/>
        </w:r>
        <w:r w:rsidR="00B70207">
          <w:rPr>
            <w:noProof/>
            <w:webHidden/>
          </w:rPr>
          <w:t>77</w:t>
        </w:r>
        <w:r w:rsidR="00B70207">
          <w:rPr>
            <w:noProof/>
            <w:webHidden/>
          </w:rPr>
          <w:fldChar w:fldCharType="end"/>
        </w:r>
      </w:hyperlink>
    </w:p>
    <w:p w14:paraId="49BBE1EA" w14:textId="58BE21D8"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87" w:history="1">
        <w:r w:rsidR="00B70207" w:rsidRPr="00882778">
          <w:rPr>
            <w:rStyle w:val="Hyperlien"/>
            <w:noProof/>
          </w:rPr>
          <w:t>4.</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Types et expressions Java</w:t>
        </w:r>
        <w:r w:rsidR="00B70207">
          <w:rPr>
            <w:noProof/>
            <w:webHidden/>
          </w:rPr>
          <w:tab/>
        </w:r>
        <w:r w:rsidR="00B70207">
          <w:rPr>
            <w:noProof/>
            <w:webHidden/>
          </w:rPr>
          <w:fldChar w:fldCharType="begin"/>
        </w:r>
        <w:r w:rsidR="00B70207">
          <w:rPr>
            <w:noProof/>
            <w:webHidden/>
          </w:rPr>
          <w:instrText xml:space="preserve"> PAGEREF _Toc154322387 \h </w:instrText>
        </w:r>
        <w:r w:rsidR="00B70207">
          <w:rPr>
            <w:noProof/>
            <w:webHidden/>
          </w:rPr>
        </w:r>
        <w:r w:rsidR="00B70207">
          <w:rPr>
            <w:noProof/>
            <w:webHidden/>
          </w:rPr>
          <w:fldChar w:fldCharType="separate"/>
        </w:r>
        <w:r w:rsidR="00B70207">
          <w:rPr>
            <w:noProof/>
            <w:webHidden/>
          </w:rPr>
          <w:t>87</w:t>
        </w:r>
        <w:r w:rsidR="00B70207">
          <w:rPr>
            <w:noProof/>
            <w:webHidden/>
          </w:rPr>
          <w:fldChar w:fldCharType="end"/>
        </w:r>
      </w:hyperlink>
    </w:p>
    <w:p w14:paraId="47D6B662" w14:textId="1557BAE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8" w:history="1">
        <w:r w:rsidR="00B70207" w:rsidRPr="00882778">
          <w:rPr>
            <w:rStyle w:val="Hyperlien"/>
            <w:noProof/>
          </w:rPr>
          <w:t>4.1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Type primitif et littéral</w:t>
        </w:r>
        <w:r w:rsidR="00B70207">
          <w:rPr>
            <w:noProof/>
            <w:webHidden/>
          </w:rPr>
          <w:tab/>
        </w:r>
        <w:r w:rsidR="00B70207">
          <w:rPr>
            <w:noProof/>
            <w:webHidden/>
          </w:rPr>
          <w:fldChar w:fldCharType="begin"/>
        </w:r>
        <w:r w:rsidR="00B70207">
          <w:rPr>
            <w:noProof/>
            <w:webHidden/>
          </w:rPr>
          <w:instrText xml:space="preserve"> PAGEREF _Toc154322388 \h </w:instrText>
        </w:r>
        <w:r w:rsidR="00B70207">
          <w:rPr>
            <w:noProof/>
            <w:webHidden/>
          </w:rPr>
        </w:r>
        <w:r w:rsidR="00B70207">
          <w:rPr>
            <w:noProof/>
            <w:webHidden/>
          </w:rPr>
          <w:fldChar w:fldCharType="separate"/>
        </w:r>
        <w:r w:rsidR="00B70207">
          <w:rPr>
            <w:noProof/>
            <w:webHidden/>
          </w:rPr>
          <w:t>87</w:t>
        </w:r>
        <w:r w:rsidR="00B70207">
          <w:rPr>
            <w:noProof/>
            <w:webHidden/>
          </w:rPr>
          <w:fldChar w:fldCharType="end"/>
        </w:r>
      </w:hyperlink>
    </w:p>
    <w:p w14:paraId="131FA86B" w14:textId="5AA6532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89" w:history="1">
        <w:r w:rsidR="00B70207" w:rsidRPr="00882778">
          <w:rPr>
            <w:rStyle w:val="Hyperlien"/>
            <w:noProof/>
            <w:lang w:val="fr-CA"/>
          </w:rPr>
          <w:t>4.2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Types et expressions numériques</w:t>
        </w:r>
        <w:r w:rsidR="00B70207">
          <w:rPr>
            <w:noProof/>
            <w:webHidden/>
          </w:rPr>
          <w:tab/>
        </w:r>
        <w:r w:rsidR="00B70207">
          <w:rPr>
            <w:noProof/>
            <w:webHidden/>
          </w:rPr>
          <w:fldChar w:fldCharType="begin"/>
        </w:r>
        <w:r w:rsidR="00B70207">
          <w:rPr>
            <w:noProof/>
            <w:webHidden/>
          </w:rPr>
          <w:instrText xml:space="preserve"> PAGEREF _Toc154322389 \h </w:instrText>
        </w:r>
        <w:r w:rsidR="00B70207">
          <w:rPr>
            <w:noProof/>
            <w:webHidden/>
          </w:rPr>
        </w:r>
        <w:r w:rsidR="00B70207">
          <w:rPr>
            <w:noProof/>
            <w:webHidden/>
          </w:rPr>
          <w:fldChar w:fldCharType="separate"/>
        </w:r>
        <w:r w:rsidR="00B70207">
          <w:rPr>
            <w:noProof/>
            <w:webHidden/>
          </w:rPr>
          <w:t>88</w:t>
        </w:r>
        <w:r w:rsidR="00B70207">
          <w:rPr>
            <w:noProof/>
            <w:webHidden/>
          </w:rPr>
          <w:fldChar w:fldCharType="end"/>
        </w:r>
      </w:hyperlink>
    </w:p>
    <w:p w14:paraId="408CCA0B" w14:textId="34E2F31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0" w:history="1">
        <w:r w:rsidR="00B70207" w:rsidRPr="00882778">
          <w:rPr>
            <w:rStyle w:val="Hyperlien"/>
            <w:noProof/>
            <w:lang w:val="fr-CA"/>
          </w:rPr>
          <w:t>4.3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Expressions booléennes</w:t>
        </w:r>
        <w:r w:rsidR="00B70207">
          <w:rPr>
            <w:noProof/>
            <w:webHidden/>
          </w:rPr>
          <w:tab/>
        </w:r>
        <w:r w:rsidR="00B70207">
          <w:rPr>
            <w:noProof/>
            <w:webHidden/>
          </w:rPr>
          <w:fldChar w:fldCharType="begin"/>
        </w:r>
        <w:r w:rsidR="00B70207">
          <w:rPr>
            <w:noProof/>
            <w:webHidden/>
          </w:rPr>
          <w:instrText xml:space="preserve"> PAGEREF _Toc154322390 \h </w:instrText>
        </w:r>
        <w:r w:rsidR="00B70207">
          <w:rPr>
            <w:noProof/>
            <w:webHidden/>
          </w:rPr>
        </w:r>
        <w:r w:rsidR="00B70207">
          <w:rPr>
            <w:noProof/>
            <w:webHidden/>
          </w:rPr>
          <w:fldChar w:fldCharType="separate"/>
        </w:r>
        <w:r w:rsidR="00B70207">
          <w:rPr>
            <w:noProof/>
            <w:webHidden/>
          </w:rPr>
          <w:t>94</w:t>
        </w:r>
        <w:r w:rsidR="00B70207">
          <w:rPr>
            <w:noProof/>
            <w:webHidden/>
          </w:rPr>
          <w:fldChar w:fldCharType="end"/>
        </w:r>
      </w:hyperlink>
    </w:p>
    <w:p w14:paraId="742FD22C" w14:textId="746974C4"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1" w:history="1">
        <w:r w:rsidR="00B70207" w:rsidRPr="00882778">
          <w:rPr>
            <w:rStyle w:val="Hyperlien"/>
            <w:noProof/>
            <w:lang w:val="fr-CA"/>
          </w:rPr>
          <w:t>4.4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Traitement de caractères</w:t>
        </w:r>
        <w:r w:rsidR="00B70207">
          <w:rPr>
            <w:noProof/>
            <w:webHidden/>
          </w:rPr>
          <w:tab/>
        </w:r>
        <w:r w:rsidR="00B70207">
          <w:rPr>
            <w:noProof/>
            <w:webHidden/>
          </w:rPr>
          <w:fldChar w:fldCharType="begin"/>
        </w:r>
        <w:r w:rsidR="00B70207">
          <w:rPr>
            <w:noProof/>
            <w:webHidden/>
          </w:rPr>
          <w:instrText xml:space="preserve"> PAGEREF _Toc154322391 \h </w:instrText>
        </w:r>
        <w:r w:rsidR="00B70207">
          <w:rPr>
            <w:noProof/>
            <w:webHidden/>
          </w:rPr>
        </w:r>
        <w:r w:rsidR="00B70207">
          <w:rPr>
            <w:noProof/>
            <w:webHidden/>
          </w:rPr>
          <w:fldChar w:fldCharType="separate"/>
        </w:r>
        <w:r w:rsidR="00B70207">
          <w:rPr>
            <w:noProof/>
            <w:webHidden/>
          </w:rPr>
          <w:t>97</w:t>
        </w:r>
        <w:r w:rsidR="00B70207">
          <w:rPr>
            <w:noProof/>
            <w:webHidden/>
          </w:rPr>
          <w:fldChar w:fldCharType="end"/>
        </w:r>
      </w:hyperlink>
    </w:p>
    <w:p w14:paraId="699EDB71" w14:textId="5DFDCF7C"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392" w:history="1">
        <w:r w:rsidR="00B70207" w:rsidRPr="00882778">
          <w:rPr>
            <w:rStyle w:val="Hyperlien"/>
            <w:noProof/>
            <w:lang w:val="fr-CA"/>
          </w:rPr>
          <w:t>4.4.1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lang w:val="fr-CA"/>
          </w:rPr>
          <w:t>Type String, objets et classes</w:t>
        </w:r>
        <w:r w:rsidR="00B70207">
          <w:rPr>
            <w:noProof/>
            <w:webHidden/>
          </w:rPr>
          <w:tab/>
        </w:r>
        <w:r w:rsidR="00B70207">
          <w:rPr>
            <w:noProof/>
            <w:webHidden/>
          </w:rPr>
          <w:fldChar w:fldCharType="begin"/>
        </w:r>
        <w:r w:rsidR="00B70207">
          <w:rPr>
            <w:noProof/>
            <w:webHidden/>
          </w:rPr>
          <w:instrText xml:space="preserve"> PAGEREF _Toc154322392 \h </w:instrText>
        </w:r>
        <w:r w:rsidR="00B70207">
          <w:rPr>
            <w:noProof/>
            <w:webHidden/>
          </w:rPr>
        </w:r>
        <w:r w:rsidR="00B70207">
          <w:rPr>
            <w:noProof/>
            <w:webHidden/>
          </w:rPr>
          <w:fldChar w:fldCharType="separate"/>
        </w:r>
        <w:r w:rsidR="00B70207">
          <w:rPr>
            <w:noProof/>
            <w:webHidden/>
          </w:rPr>
          <w:t>98</w:t>
        </w:r>
        <w:r w:rsidR="00B70207">
          <w:rPr>
            <w:noProof/>
            <w:webHidden/>
          </w:rPr>
          <w:fldChar w:fldCharType="end"/>
        </w:r>
      </w:hyperlink>
    </w:p>
    <w:p w14:paraId="0E5568D4" w14:textId="29AAA7D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3" w:history="1">
        <w:r w:rsidR="00B70207" w:rsidRPr="00882778">
          <w:rPr>
            <w:rStyle w:val="Hyperlien"/>
            <w:noProof/>
            <w:lang w:val="fr-CA"/>
          </w:rPr>
          <w:t>4.5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Fonctions mathématiques : java.lang.Math</w:t>
        </w:r>
        <w:r w:rsidR="00B70207">
          <w:rPr>
            <w:noProof/>
            <w:webHidden/>
          </w:rPr>
          <w:tab/>
        </w:r>
        <w:r w:rsidR="00B70207">
          <w:rPr>
            <w:noProof/>
            <w:webHidden/>
          </w:rPr>
          <w:fldChar w:fldCharType="begin"/>
        </w:r>
        <w:r w:rsidR="00B70207">
          <w:rPr>
            <w:noProof/>
            <w:webHidden/>
          </w:rPr>
          <w:instrText xml:space="preserve"> PAGEREF _Toc154322393 \h </w:instrText>
        </w:r>
        <w:r w:rsidR="00B70207">
          <w:rPr>
            <w:noProof/>
            <w:webHidden/>
          </w:rPr>
        </w:r>
        <w:r w:rsidR="00B70207">
          <w:rPr>
            <w:noProof/>
            <w:webHidden/>
          </w:rPr>
          <w:fldChar w:fldCharType="separate"/>
        </w:r>
        <w:r w:rsidR="00B70207">
          <w:rPr>
            <w:noProof/>
            <w:webHidden/>
          </w:rPr>
          <w:t>112</w:t>
        </w:r>
        <w:r w:rsidR="00B70207">
          <w:rPr>
            <w:noProof/>
            <w:webHidden/>
          </w:rPr>
          <w:fldChar w:fldCharType="end"/>
        </w:r>
      </w:hyperlink>
    </w:p>
    <w:p w14:paraId="7DA33A45" w14:textId="7D235F59"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4" w:history="1">
        <w:r w:rsidR="00B70207" w:rsidRPr="00882778">
          <w:rPr>
            <w:rStyle w:val="Hyperlien"/>
            <w:noProof/>
            <w:lang w:val="fr-CA"/>
          </w:rPr>
          <w:t>4.6</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lang w:val="fr-CA"/>
          </w:rPr>
          <w:t>Sommaire des opérations et priorités</w:t>
        </w:r>
        <w:r w:rsidR="00B70207">
          <w:rPr>
            <w:noProof/>
            <w:webHidden/>
          </w:rPr>
          <w:tab/>
        </w:r>
        <w:r w:rsidR="00B70207">
          <w:rPr>
            <w:noProof/>
            <w:webHidden/>
          </w:rPr>
          <w:fldChar w:fldCharType="begin"/>
        </w:r>
        <w:r w:rsidR="00B70207">
          <w:rPr>
            <w:noProof/>
            <w:webHidden/>
          </w:rPr>
          <w:instrText xml:space="preserve"> PAGEREF _Toc154322394 \h </w:instrText>
        </w:r>
        <w:r w:rsidR="00B70207">
          <w:rPr>
            <w:noProof/>
            <w:webHidden/>
          </w:rPr>
        </w:r>
        <w:r w:rsidR="00B70207">
          <w:rPr>
            <w:noProof/>
            <w:webHidden/>
          </w:rPr>
          <w:fldChar w:fldCharType="separate"/>
        </w:r>
        <w:r w:rsidR="00B70207">
          <w:rPr>
            <w:noProof/>
            <w:webHidden/>
          </w:rPr>
          <w:t>113</w:t>
        </w:r>
        <w:r w:rsidR="00B70207">
          <w:rPr>
            <w:noProof/>
            <w:webHidden/>
          </w:rPr>
          <w:fldChar w:fldCharType="end"/>
        </w:r>
      </w:hyperlink>
    </w:p>
    <w:p w14:paraId="79FF5E2D" w14:textId="2405E9FE"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395" w:history="1">
        <w:r w:rsidR="00B70207" w:rsidRPr="00882778">
          <w:rPr>
            <w:rStyle w:val="Hyperlien"/>
            <w:noProof/>
          </w:rPr>
          <w:t>5.</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Graphisme 2D et concepts de programmation objet</w:t>
        </w:r>
        <w:r w:rsidR="00B70207">
          <w:rPr>
            <w:noProof/>
            <w:webHidden/>
          </w:rPr>
          <w:tab/>
        </w:r>
        <w:r w:rsidR="00B70207">
          <w:rPr>
            <w:noProof/>
            <w:webHidden/>
          </w:rPr>
          <w:fldChar w:fldCharType="begin"/>
        </w:r>
        <w:r w:rsidR="00B70207">
          <w:rPr>
            <w:noProof/>
            <w:webHidden/>
          </w:rPr>
          <w:instrText xml:space="preserve"> PAGEREF _Toc154322395 \h </w:instrText>
        </w:r>
        <w:r w:rsidR="00B70207">
          <w:rPr>
            <w:noProof/>
            <w:webHidden/>
          </w:rPr>
        </w:r>
        <w:r w:rsidR="00B70207">
          <w:rPr>
            <w:noProof/>
            <w:webHidden/>
          </w:rPr>
          <w:fldChar w:fldCharType="separate"/>
        </w:r>
        <w:r w:rsidR="00B70207">
          <w:rPr>
            <w:noProof/>
            <w:webHidden/>
          </w:rPr>
          <w:t>115</w:t>
        </w:r>
        <w:r w:rsidR="00B70207">
          <w:rPr>
            <w:noProof/>
            <w:webHidden/>
          </w:rPr>
          <w:fldChar w:fldCharType="end"/>
        </w:r>
      </w:hyperlink>
    </w:p>
    <w:p w14:paraId="54CCE0F4" w14:textId="55C6C10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6" w:history="1">
        <w:r w:rsidR="00B70207" w:rsidRPr="00882778">
          <w:rPr>
            <w:rStyle w:val="Hyperlien"/>
            <w:noProof/>
          </w:rPr>
          <w:t>5.1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Dessin avec les classes Graphics et une sous-classe de JFrame</w:t>
        </w:r>
        <w:r w:rsidR="00B70207">
          <w:rPr>
            <w:noProof/>
            <w:webHidden/>
          </w:rPr>
          <w:tab/>
        </w:r>
        <w:r w:rsidR="00B70207">
          <w:rPr>
            <w:noProof/>
            <w:webHidden/>
          </w:rPr>
          <w:fldChar w:fldCharType="begin"/>
        </w:r>
        <w:r w:rsidR="00B70207">
          <w:rPr>
            <w:noProof/>
            <w:webHidden/>
          </w:rPr>
          <w:instrText xml:space="preserve"> PAGEREF _Toc154322396 \h </w:instrText>
        </w:r>
        <w:r w:rsidR="00B70207">
          <w:rPr>
            <w:noProof/>
            <w:webHidden/>
          </w:rPr>
        </w:r>
        <w:r w:rsidR="00B70207">
          <w:rPr>
            <w:noProof/>
            <w:webHidden/>
          </w:rPr>
          <w:fldChar w:fldCharType="separate"/>
        </w:r>
        <w:r w:rsidR="00B70207">
          <w:rPr>
            <w:noProof/>
            <w:webHidden/>
          </w:rPr>
          <w:t>115</w:t>
        </w:r>
        <w:r w:rsidR="00B70207">
          <w:rPr>
            <w:noProof/>
            <w:webHidden/>
          </w:rPr>
          <w:fldChar w:fldCharType="end"/>
        </w:r>
      </w:hyperlink>
    </w:p>
    <w:p w14:paraId="52DECD2D" w14:textId="78AB44E5"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7" w:history="1">
        <w:r w:rsidR="00B70207" w:rsidRPr="00882778">
          <w:rPr>
            <w:rStyle w:val="Hyperlien"/>
            <w:noProof/>
          </w:rPr>
          <w:t>5.2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Simplification du programme par une méthode avec paramètres</w:t>
        </w:r>
        <w:r w:rsidR="00B70207">
          <w:rPr>
            <w:noProof/>
            <w:webHidden/>
          </w:rPr>
          <w:tab/>
        </w:r>
        <w:r w:rsidR="00B70207">
          <w:rPr>
            <w:noProof/>
            <w:webHidden/>
          </w:rPr>
          <w:fldChar w:fldCharType="begin"/>
        </w:r>
        <w:r w:rsidR="00B70207">
          <w:rPr>
            <w:noProof/>
            <w:webHidden/>
          </w:rPr>
          <w:instrText xml:space="preserve"> PAGEREF _Toc154322397 \h </w:instrText>
        </w:r>
        <w:r w:rsidR="00B70207">
          <w:rPr>
            <w:noProof/>
            <w:webHidden/>
          </w:rPr>
        </w:r>
        <w:r w:rsidR="00B70207">
          <w:rPr>
            <w:noProof/>
            <w:webHidden/>
          </w:rPr>
          <w:fldChar w:fldCharType="separate"/>
        </w:r>
        <w:r w:rsidR="00B70207">
          <w:rPr>
            <w:noProof/>
            <w:webHidden/>
          </w:rPr>
          <w:t>127</w:t>
        </w:r>
        <w:r w:rsidR="00B70207">
          <w:rPr>
            <w:noProof/>
            <w:webHidden/>
          </w:rPr>
          <w:fldChar w:fldCharType="end"/>
        </w:r>
      </w:hyperlink>
    </w:p>
    <w:p w14:paraId="48721DB3" w14:textId="12B5EAE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8" w:history="1">
        <w:r w:rsidR="00B70207" w:rsidRPr="00882778">
          <w:rPr>
            <w:rStyle w:val="Hyperlien"/>
            <w:noProof/>
          </w:rPr>
          <w:t>5.3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Traitement des événements de souris (interface </w:t>
        </w:r>
        <w:r w:rsidR="00B70207" w:rsidRPr="00882778">
          <w:rPr>
            <w:rStyle w:val="Hyperlien"/>
            <w:i/>
            <w:iCs/>
            <w:noProof/>
          </w:rPr>
          <w:t>MouseListener</w:t>
        </w:r>
        <w:r w:rsidR="00B70207" w:rsidRPr="00882778">
          <w:rPr>
            <w:rStyle w:val="Hyperlien"/>
            <w:noProof/>
          </w:rPr>
          <w:t>)</w:t>
        </w:r>
        <w:r w:rsidR="00B70207">
          <w:rPr>
            <w:noProof/>
            <w:webHidden/>
          </w:rPr>
          <w:tab/>
        </w:r>
        <w:r w:rsidR="00B70207">
          <w:rPr>
            <w:noProof/>
            <w:webHidden/>
          </w:rPr>
          <w:fldChar w:fldCharType="begin"/>
        </w:r>
        <w:r w:rsidR="00B70207">
          <w:rPr>
            <w:noProof/>
            <w:webHidden/>
          </w:rPr>
          <w:instrText xml:space="preserve"> PAGEREF _Toc154322398 \h </w:instrText>
        </w:r>
        <w:r w:rsidR="00B70207">
          <w:rPr>
            <w:noProof/>
            <w:webHidden/>
          </w:rPr>
        </w:r>
        <w:r w:rsidR="00B70207">
          <w:rPr>
            <w:noProof/>
            <w:webHidden/>
          </w:rPr>
          <w:fldChar w:fldCharType="separate"/>
        </w:r>
        <w:r w:rsidR="00B70207">
          <w:rPr>
            <w:noProof/>
            <w:webHidden/>
          </w:rPr>
          <w:t>140</w:t>
        </w:r>
        <w:r w:rsidR="00B70207">
          <w:rPr>
            <w:noProof/>
            <w:webHidden/>
          </w:rPr>
          <w:fldChar w:fldCharType="end"/>
        </w:r>
      </w:hyperlink>
    </w:p>
    <w:p w14:paraId="5CEA3A83" w14:textId="46FEDFA0"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399" w:history="1">
        <w:r w:rsidR="00B70207" w:rsidRPr="00882778">
          <w:rPr>
            <w:rStyle w:val="Hyperlien"/>
            <w:noProof/>
          </w:rPr>
          <w:t>5.4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Constantes (final)</w:t>
        </w:r>
        <w:r w:rsidR="00B70207">
          <w:rPr>
            <w:noProof/>
            <w:webHidden/>
          </w:rPr>
          <w:tab/>
        </w:r>
        <w:r w:rsidR="00B70207">
          <w:rPr>
            <w:noProof/>
            <w:webHidden/>
          </w:rPr>
          <w:fldChar w:fldCharType="begin"/>
        </w:r>
        <w:r w:rsidR="00B70207">
          <w:rPr>
            <w:noProof/>
            <w:webHidden/>
          </w:rPr>
          <w:instrText xml:space="preserve"> PAGEREF _Toc154322399 \h </w:instrText>
        </w:r>
        <w:r w:rsidR="00B70207">
          <w:rPr>
            <w:noProof/>
            <w:webHidden/>
          </w:rPr>
        </w:r>
        <w:r w:rsidR="00B70207">
          <w:rPr>
            <w:noProof/>
            <w:webHidden/>
          </w:rPr>
          <w:fldChar w:fldCharType="separate"/>
        </w:r>
        <w:r w:rsidR="00B70207">
          <w:rPr>
            <w:noProof/>
            <w:webHidden/>
          </w:rPr>
          <w:t>157</w:t>
        </w:r>
        <w:r w:rsidR="00B70207">
          <w:rPr>
            <w:noProof/>
            <w:webHidden/>
          </w:rPr>
          <w:fldChar w:fldCharType="end"/>
        </w:r>
      </w:hyperlink>
    </w:p>
    <w:p w14:paraId="20D38F4E" w14:textId="0ABFDF7D"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0" w:history="1">
        <w:r w:rsidR="00B70207" w:rsidRPr="00882778">
          <w:rPr>
            <w:rStyle w:val="Hyperlien"/>
            <w:noProof/>
          </w:rPr>
          <w:t>5.5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Sommaire d’une déclaration de classe</w:t>
        </w:r>
        <w:r w:rsidR="00B70207">
          <w:rPr>
            <w:noProof/>
            <w:webHidden/>
          </w:rPr>
          <w:tab/>
        </w:r>
        <w:r w:rsidR="00B70207">
          <w:rPr>
            <w:noProof/>
            <w:webHidden/>
          </w:rPr>
          <w:fldChar w:fldCharType="begin"/>
        </w:r>
        <w:r w:rsidR="00B70207">
          <w:rPr>
            <w:noProof/>
            <w:webHidden/>
          </w:rPr>
          <w:instrText xml:space="preserve"> PAGEREF _Toc154322400 \h </w:instrText>
        </w:r>
        <w:r w:rsidR="00B70207">
          <w:rPr>
            <w:noProof/>
            <w:webHidden/>
          </w:rPr>
        </w:r>
        <w:r w:rsidR="00B70207">
          <w:rPr>
            <w:noProof/>
            <w:webHidden/>
          </w:rPr>
          <w:fldChar w:fldCharType="separate"/>
        </w:r>
        <w:r w:rsidR="00B70207">
          <w:rPr>
            <w:noProof/>
            <w:webHidden/>
          </w:rPr>
          <w:t>161</w:t>
        </w:r>
        <w:r w:rsidR="00B70207">
          <w:rPr>
            <w:noProof/>
            <w:webHidden/>
          </w:rPr>
          <w:fldChar w:fldCharType="end"/>
        </w:r>
      </w:hyperlink>
    </w:p>
    <w:p w14:paraId="6F2D6366" w14:textId="3E67986B"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1" w:history="1">
        <w:r w:rsidR="00B70207" w:rsidRPr="00882778">
          <w:rPr>
            <w:rStyle w:val="Hyperlien"/>
            <w:noProof/>
          </w:rPr>
          <w:t>6.</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Introduction à l’animation 2D</w:t>
        </w:r>
        <w:r w:rsidR="00B70207">
          <w:rPr>
            <w:noProof/>
            <w:webHidden/>
          </w:rPr>
          <w:tab/>
        </w:r>
        <w:r w:rsidR="00B70207">
          <w:rPr>
            <w:noProof/>
            <w:webHidden/>
          </w:rPr>
          <w:fldChar w:fldCharType="begin"/>
        </w:r>
        <w:r w:rsidR="00B70207">
          <w:rPr>
            <w:noProof/>
            <w:webHidden/>
          </w:rPr>
          <w:instrText xml:space="preserve"> PAGEREF _Toc154322401 \h </w:instrText>
        </w:r>
        <w:r w:rsidR="00B70207">
          <w:rPr>
            <w:noProof/>
            <w:webHidden/>
          </w:rPr>
        </w:r>
        <w:r w:rsidR="00B70207">
          <w:rPr>
            <w:noProof/>
            <w:webHidden/>
          </w:rPr>
          <w:fldChar w:fldCharType="separate"/>
        </w:r>
        <w:r w:rsidR="00B70207">
          <w:rPr>
            <w:noProof/>
            <w:webHidden/>
          </w:rPr>
          <w:t>165</w:t>
        </w:r>
        <w:r w:rsidR="00B70207">
          <w:rPr>
            <w:noProof/>
            <w:webHidden/>
          </w:rPr>
          <w:fldChar w:fldCharType="end"/>
        </w:r>
      </w:hyperlink>
    </w:p>
    <w:p w14:paraId="3B4B2582" w14:textId="784FF547"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2" w:history="1">
        <w:r w:rsidR="00B70207" w:rsidRPr="00882778">
          <w:rPr>
            <w:rStyle w:val="Hyperlien"/>
            <w:noProof/>
          </w:rPr>
          <w:t>6.1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Une première tentative d’animation</w:t>
        </w:r>
        <w:r w:rsidR="00B70207">
          <w:rPr>
            <w:noProof/>
            <w:webHidden/>
          </w:rPr>
          <w:tab/>
        </w:r>
        <w:r w:rsidR="00B70207">
          <w:rPr>
            <w:noProof/>
            <w:webHidden/>
          </w:rPr>
          <w:fldChar w:fldCharType="begin"/>
        </w:r>
        <w:r w:rsidR="00B70207">
          <w:rPr>
            <w:noProof/>
            <w:webHidden/>
          </w:rPr>
          <w:instrText xml:space="preserve"> PAGEREF _Toc154322402 \h </w:instrText>
        </w:r>
        <w:r w:rsidR="00B70207">
          <w:rPr>
            <w:noProof/>
            <w:webHidden/>
          </w:rPr>
        </w:r>
        <w:r w:rsidR="00B70207">
          <w:rPr>
            <w:noProof/>
            <w:webHidden/>
          </w:rPr>
          <w:fldChar w:fldCharType="separate"/>
        </w:r>
        <w:r w:rsidR="00B70207">
          <w:rPr>
            <w:noProof/>
            <w:webHidden/>
          </w:rPr>
          <w:t>165</w:t>
        </w:r>
        <w:r w:rsidR="00B70207">
          <w:rPr>
            <w:noProof/>
            <w:webHidden/>
          </w:rPr>
          <w:fldChar w:fldCharType="end"/>
        </w:r>
      </w:hyperlink>
    </w:p>
    <w:p w14:paraId="4CEAC3D1" w14:textId="690A067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3" w:history="1">
        <w:r w:rsidR="00B70207" w:rsidRPr="00882778">
          <w:rPr>
            <w:rStyle w:val="Hyperlien"/>
            <w:noProof/>
          </w:rPr>
          <w:t>6.2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Animation par double tampon</w:t>
        </w:r>
        <w:r w:rsidR="00B70207">
          <w:rPr>
            <w:noProof/>
            <w:webHidden/>
          </w:rPr>
          <w:tab/>
        </w:r>
        <w:r w:rsidR="00B70207">
          <w:rPr>
            <w:noProof/>
            <w:webHidden/>
          </w:rPr>
          <w:fldChar w:fldCharType="begin"/>
        </w:r>
        <w:r w:rsidR="00B70207">
          <w:rPr>
            <w:noProof/>
            <w:webHidden/>
          </w:rPr>
          <w:instrText xml:space="preserve"> PAGEREF _Toc154322403 \h </w:instrText>
        </w:r>
        <w:r w:rsidR="00B70207">
          <w:rPr>
            <w:noProof/>
            <w:webHidden/>
          </w:rPr>
        </w:r>
        <w:r w:rsidR="00B70207">
          <w:rPr>
            <w:noProof/>
            <w:webHidden/>
          </w:rPr>
          <w:fldChar w:fldCharType="separate"/>
        </w:r>
        <w:r w:rsidR="00B70207">
          <w:rPr>
            <w:noProof/>
            <w:webHidden/>
          </w:rPr>
          <w:t>169</w:t>
        </w:r>
        <w:r w:rsidR="00B70207">
          <w:rPr>
            <w:noProof/>
            <w:webHidden/>
          </w:rPr>
          <w:fldChar w:fldCharType="end"/>
        </w:r>
      </w:hyperlink>
    </w:p>
    <w:p w14:paraId="65670FBA" w14:textId="4935F9B9"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4" w:history="1">
        <w:r w:rsidR="00B70207" w:rsidRPr="00882778">
          <w:rPr>
            <w:rStyle w:val="Hyperlien"/>
            <w:noProof/>
          </w:rPr>
          <w:t>7.</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Développement de classes : conception objet</w:t>
        </w:r>
        <w:r w:rsidR="00B70207">
          <w:rPr>
            <w:noProof/>
            <w:webHidden/>
          </w:rPr>
          <w:tab/>
        </w:r>
        <w:r w:rsidR="00B70207">
          <w:rPr>
            <w:noProof/>
            <w:webHidden/>
          </w:rPr>
          <w:fldChar w:fldCharType="begin"/>
        </w:r>
        <w:r w:rsidR="00B70207">
          <w:rPr>
            <w:noProof/>
            <w:webHidden/>
          </w:rPr>
          <w:instrText xml:space="preserve"> PAGEREF _Toc154322404 \h </w:instrText>
        </w:r>
        <w:r w:rsidR="00B70207">
          <w:rPr>
            <w:noProof/>
            <w:webHidden/>
          </w:rPr>
        </w:r>
        <w:r w:rsidR="00B70207">
          <w:rPr>
            <w:noProof/>
            <w:webHidden/>
          </w:rPr>
          <w:fldChar w:fldCharType="separate"/>
        </w:r>
        <w:r w:rsidR="00B70207">
          <w:rPr>
            <w:noProof/>
            <w:webHidden/>
          </w:rPr>
          <w:t>184</w:t>
        </w:r>
        <w:r w:rsidR="00B70207">
          <w:rPr>
            <w:noProof/>
            <w:webHidden/>
          </w:rPr>
          <w:fldChar w:fldCharType="end"/>
        </w:r>
      </w:hyperlink>
    </w:p>
    <w:p w14:paraId="3DD33481" w14:textId="6D06DD4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5" w:history="1">
        <w:r w:rsidR="00B70207" w:rsidRPr="00882778">
          <w:rPr>
            <w:rStyle w:val="Hyperlien"/>
            <w:noProof/>
          </w:rPr>
          <w:t>7.1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Découpage d’un programme en classes</w:t>
        </w:r>
        <w:r w:rsidR="00B70207">
          <w:rPr>
            <w:noProof/>
            <w:webHidden/>
          </w:rPr>
          <w:tab/>
        </w:r>
        <w:r w:rsidR="00B70207">
          <w:rPr>
            <w:noProof/>
            <w:webHidden/>
          </w:rPr>
          <w:fldChar w:fldCharType="begin"/>
        </w:r>
        <w:r w:rsidR="00B70207">
          <w:rPr>
            <w:noProof/>
            <w:webHidden/>
          </w:rPr>
          <w:instrText xml:space="preserve"> PAGEREF _Toc154322405 \h </w:instrText>
        </w:r>
        <w:r w:rsidR="00B70207">
          <w:rPr>
            <w:noProof/>
            <w:webHidden/>
          </w:rPr>
        </w:r>
        <w:r w:rsidR="00B70207">
          <w:rPr>
            <w:noProof/>
            <w:webHidden/>
          </w:rPr>
          <w:fldChar w:fldCharType="separate"/>
        </w:r>
        <w:r w:rsidR="00B70207">
          <w:rPr>
            <w:noProof/>
            <w:webHidden/>
          </w:rPr>
          <w:t>184</w:t>
        </w:r>
        <w:r w:rsidR="00B70207">
          <w:rPr>
            <w:noProof/>
            <w:webHidden/>
          </w:rPr>
          <w:fldChar w:fldCharType="end"/>
        </w:r>
      </w:hyperlink>
    </w:p>
    <w:p w14:paraId="6A91FBD9" w14:textId="45C355C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6" w:history="1">
        <w:r w:rsidR="00B70207" w:rsidRPr="00882778">
          <w:rPr>
            <w:rStyle w:val="Hyperlien"/>
            <w:noProof/>
          </w:rPr>
          <w:t>7.2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Compilation et exécution d’un programme composé de plusieurs classes et de packages</w:t>
        </w:r>
        <w:r w:rsidR="00B70207">
          <w:rPr>
            <w:noProof/>
            <w:webHidden/>
          </w:rPr>
          <w:tab/>
        </w:r>
        <w:r w:rsidR="00B70207">
          <w:rPr>
            <w:noProof/>
            <w:webHidden/>
          </w:rPr>
          <w:fldChar w:fldCharType="begin"/>
        </w:r>
        <w:r w:rsidR="00B70207">
          <w:rPr>
            <w:noProof/>
            <w:webHidden/>
          </w:rPr>
          <w:instrText xml:space="preserve"> PAGEREF _Toc154322406 \h </w:instrText>
        </w:r>
        <w:r w:rsidR="00B70207">
          <w:rPr>
            <w:noProof/>
            <w:webHidden/>
          </w:rPr>
        </w:r>
        <w:r w:rsidR="00B70207">
          <w:rPr>
            <w:noProof/>
            <w:webHidden/>
          </w:rPr>
          <w:fldChar w:fldCharType="separate"/>
        </w:r>
        <w:r w:rsidR="00B70207">
          <w:rPr>
            <w:noProof/>
            <w:webHidden/>
          </w:rPr>
          <w:t>193</w:t>
        </w:r>
        <w:r w:rsidR="00B70207">
          <w:rPr>
            <w:noProof/>
            <w:webHidden/>
          </w:rPr>
          <w:fldChar w:fldCharType="end"/>
        </w:r>
      </w:hyperlink>
    </w:p>
    <w:p w14:paraId="7D779C81" w14:textId="13CB726E"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7" w:history="1">
        <w:r w:rsidR="00B70207" w:rsidRPr="00882778">
          <w:rPr>
            <w:rStyle w:val="Hyperlien"/>
            <w:noProof/>
          </w:rPr>
          <w:t>7.3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Limiter la répétition de code par la création d’une super-classe</w:t>
        </w:r>
        <w:r w:rsidR="00B70207">
          <w:rPr>
            <w:noProof/>
            <w:webHidden/>
          </w:rPr>
          <w:tab/>
        </w:r>
        <w:r w:rsidR="00B70207">
          <w:rPr>
            <w:noProof/>
            <w:webHidden/>
          </w:rPr>
          <w:fldChar w:fldCharType="begin"/>
        </w:r>
        <w:r w:rsidR="00B70207">
          <w:rPr>
            <w:noProof/>
            <w:webHidden/>
          </w:rPr>
          <w:instrText xml:space="preserve"> PAGEREF _Toc154322407 \h </w:instrText>
        </w:r>
        <w:r w:rsidR="00B70207">
          <w:rPr>
            <w:noProof/>
            <w:webHidden/>
          </w:rPr>
        </w:r>
        <w:r w:rsidR="00B70207">
          <w:rPr>
            <w:noProof/>
            <w:webHidden/>
          </w:rPr>
          <w:fldChar w:fldCharType="separate"/>
        </w:r>
        <w:r w:rsidR="00B70207">
          <w:rPr>
            <w:noProof/>
            <w:webHidden/>
          </w:rPr>
          <w:t>200</w:t>
        </w:r>
        <w:r w:rsidR="00B70207">
          <w:rPr>
            <w:noProof/>
            <w:webHidden/>
          </w:rPr>
          <w:fldChar w:fldCharType="end"/>
        </w:r>
      </w:hyperlink>
    </w:p>
    <w:p w14:paraId="70BBF78C" w14:textId="490CEC89"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08" w:history="1">
        <w:r w:rsidR="00B70207" w:rsidRPr="00882778">
          <w:rPr>
            <w:rStyle w:val="Hyperlien"/>
            <w:noProof/>
          </w:rPr>
          <w:t>8.</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Animation 2D et développement d’un jeu simple</w:t>
        </w:r>
        <w:r w:rsidR="00B70207">
          <w:rPr>
            <w:noProof/>
            <w:webHidden/>
          </w:rPr>
          <w:tab/>
        </w:r>
        <w:r w:rsidR="00B70207">
          <w:rPr>
            <w:noProof/>
            <w:webHidden/>
          </w:rPr>
          <w:fldChar w:fldCharType="begin"/>
        </w:r>
        <w:r w:rsidR="00B70207">
          <w:rPr>
            <w:noProof/>
            <w:webHidden/>
          </w:rPr>
          <w:instrText xml:space="preserve"> PAGEREF _Toc154322408 \h </w:instrText>
        </w:r>
        <w:r w:rsidR="00B70207">
          <w:rPr>
            <w:noProof/>
            <w:webHidden/>
          </w:rPr>
        </w:r>
        <w:r w:rsidR="00B70207">
          <w:rPr>
            <w:noProof/>
            <w:webHidden/>
          </w:rPr>
          <w:fldChar w:fldCharType="separate"/>
        </w:r>
        <w:r w:rsidR="00B70207">
          <w:rPr>
            <w:noProof/>
            <w:webHidden/>
          </w:rPr>
          <w:t>206</w:t>
        </w:r>
        <w:r w:rsidR="00B70207">
          <w:rPr>
            <w:noProof/>
            <w:webHidden/>
          </w:rPr>
          <w:fldChar w:fldCharType="end"/>
        </w:r>
      </w:hyperlink>
    </w:p>
    <w:p w14:paraId="7614AB45" w14:textId="1BD5D45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09" w:history="1">
        <w:r w:rsidR="00B70207" w:rsidRPr="00882778">
          <w:rPr>
            <w:rStyle w:val="Hyperlien"/>
            <w:noProof/>
          </w:rPr>
          <w:t>8.1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 xml:space="preserve">Animation avec un </w:t>
        </w:r>
        <w:r w:rsidR="00B70207" w:rsidRPr="00882778">
          <w:rPr>
            <w:rStyle w:val="Hyperlien"/>
            <w:i/>
            <w:iCs/>
            <w:noProof/>
          </w:rPr>
          <w:t>Timer</w:t>
        </w:r>
        <w:r w:rsidR="00B70207" w:rsidRPr="00882778">
          <w:rPr>
            <w:rStyle w:val="Hyperlien"/>
            <w:noProof/>
          </w:rPr>
          <w:t xml:space="preserve"> dans une sous-classe de </w:t>
        </w:r>
        <w:r w:rsidR="00B70207" w:rsidRPr="00882778">
          <w:rPr>
            <w:rStyle w:val="Hyperlien"/>
            <w:i/>
            <w:iCs/>
            <w:noProof/>
          </w:rPr>
          <w:t>JPanel</w:t>
        </w:r>
        <w:r w:rsidR="00B70207">
          <w:rPr>
            <w:noProof/>
            <w:webHidden/>
          </w:rPr>
          <w:tab/>
        </w:r>
        <w:r w:rsidR="00B70207">
          <w:rPr>
            <w:noProof/>
            <w:webHidden/>
          </w:rPr>
          <w:fldChar w:fldCharType="begin"/>
        </w:r>
        <w:r w:rsidR="00B70207">
          <w:rPr>
            <w:noProof/>
            <w:webHidden/>
          </w:rPr>
          <w:instrText xml:space="preserve"> PAGEREF _Toc154322409 \h </w:instrText>
        </w:r>
        <w:r w:rsidR="00B70207">
          <w:rPr>
            <w:noProof/>
            <w:webHidden/>
          </w:rPr>
        </w:r>
        <w:r w:rsidR="00B70207">
          <w:rPr>
            <w:noProof/>
            <w:webHidden/>
          </w:rPr>
          <w:fldChar w:fldCharType="separate"/>
        </w:r>
        <w:r w:rsidR="00B70207">
          <w:rPr>
            <w:noProof/>
            <w:webHidden/>
          </w:rPr>
          <w:t>206</w:t>
        </w:r>
        <w:r w:rsidR="00B70207">
          <w:rPr>
            <w:noProof/>
            <w:webHidden/>
          </w:rPr>
          <w:fldChar w:fldCharType="end"/>
        </w:r>
      </w:hyperlink>
    </w:p>
    <w:p w14:paraId="11FB682F" w14:textId="58B2663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0" w:history="1">
        <w:r w:rsidR="00B70207" w:rsidRPr="00882778">
          <w:rPr>
            <w:rStyle w:val="Hyperlien"/>
            <w:noProof/>
          </w:rPr>
          <w:t>8.2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Isoler le monde à animer du mécanisme d’animation</w:t>
        </w:r>
        <w:r w:rsidR="00B70207">
          <w:rPr>
            <w:noProof/>
            <w:webHidden/>
          </w:rPr>
          <w:tab/>
        </w:r>
        <w:r w:rsidR="00B70207">
          <w:rPr>
            <w:noProof/>
            <w:webHidden/>
          </w:rPr>
          <w:fldChar w:fldCharType="begin"/>
        </w:r>
        <w:r w:rsidR="00B70207">
          <w:rPr>
            <w:noProof/>
            <w:webHidden/>
          </w:rPr>
          <w:instrText xml:space="preserve"> PAGEREF _Toc154322410 \h </w:instrText>
        </w:r>
        <w:r w:rsidR="00B70207">
          <w:rPr>
            <w:noProof/>
            <w:webHidden/>
          </w:rPr>
        </w:r>
        <w:r w:rsidR="00B70207">
          <w:rPr>
            <w:noProof/>
            <w:webHidden/>
          </w:rPr>
          <w:fldChar w:fldCharType="separate"/>
        </w:r>
        <w:r w:rsidR="00B70207">
          <w:rPr>
            <w:noProof/>
            <w:webHidden/>
          </w:rPr>
          <w:t>212</w:t>
        </w:r>
        <w:r w:rsidR="00B70207">
          <w:rPr>
            <w:noProof/>
            <w:webHidden/>
          </w:rPr>
          <w:fldChar w:fldCharType="end"/>
        </w:r>
      </w:hyperlink>
    </w:p>
    <w:p w14:paraId="74D89F20" w14:textId="561F962B"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1" w:history="1">
        <w:r w:rsidR="00B70207" w:rsidRPr="00882778">
          <w:rPr>
            <w:rStyle w:val="Hyperlien"/>
            <w:noProof/>
          </w:rPr>
          <w:t>8.3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Développement du jeu</w:t>
        </w:r>
        <w:r w:rsidR="00B70207">
          <w:rPr>
            <w:noProof/>
            <w:webHidden/>
          </w:rPr>
          <w:tab/>
        </w:r>
        <w:r w:rsidR="00B70207">
          <w:rPr>
            <w:noProof/>
            <w:webHidden/>
          </w:rPr>
          <w:fldChar w:fldCharType="begin"/>
        </w:r>
        <w:r w:rsidR="00B70207">
          <w:rPr>
            <w:noProof/>
            <w:webHidden/>
          </w:rPr>
          <w:instrText xml:space="preserve"> PAGEREF _Toc154322411 \h </w:instrText>
        </w:r>
        <w:r w:rsidR="00B70207">
          <w:rPr>
            <w:noProof/>
            <w:webHidden/>
          </w:rPr>
        </w:r>
        <w:r w:rsidR="00B70207">
          <w:rPr>
            <w:noProof/>
            <w:webHidden/>
          </w:rPr>
          <w:fldChar w:fldCharType="separate"/>
        </w:r>
        <w:r w:rsidR="00B70207">
          <w:rPr>
            <w:noProof/>
            <w:webHidden/>
          </w:rPr>
          <w:t>218</w:t>
        </w:r>
        <w:r w:rsidR="00B70207">
          <w:rPr>
            <w:noProof/>
            <w:webHidden/>
          </w:rPr>
          <w:fldChar w:fldCharType="end"/>
        </w:r>
      </w:hyperlink>
    </w:p>
    <w:p w14:paraId="355D767A" w14:textId="2FFFD621"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2" w:history="1">
        <w:r w:rsidR="00B70207" w:rsidRPr="00882778">
          <w:rPr>
            <w:rStyle w:val="Hyperlien"/>
            <w:noProof/>
          </w:rPr>
          <w:t>8.4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Génériques</w:t>
        </w:r>
        <w:r w:rsidR="00B70207">
          <w:rPr>
            <w:noProof/>
            <w:webHidden/>
          </w:rPr>
          <w:tab/>
        </w:r>
        <w:r w:rsidR="00B70207">
          <w:rPr>
            <w:noProof/>
            <w:webHidden/>
          </w:rPr>
          <w:fldChar w:fldCharType="begin"/>
        </w:r>
        <w:r w:rsidR="00B70207">
          <w:rPr>
            <w:noProof/>
            <w:webHidden/>
          </w:rPr>
          <w:instrText xml:space="preserve"> PAGEREF _Toc154322412 \h </w:instrText>
        </w:r>
        <w:r w:rsidR="00B70207">
          <w:rPr>
            <w:noProof/>
            <w:webHidden/>
          </w:rPr>
        </w:r>
        <w:r w:rsidR="00B70207">
          <w:rPr>
            <w:noProof/>
            <w:webHidden/>
          </w:rPr>
          <w:fldChar w:fldCharType="separate"/>
        </w:r>
        <w:r w:rsidR="00B70207">
          <w:rPr>
            <w:noProof/>
            <w:webHidden/>
          </w:rPr>
          <w:t>239</w:t>
        </w:r>
        <w:r w:rsidR="00B70207">
          <w:rPr>
            <w:noProof/>
            <w:webHidden/>
          </w:rPr>
          <w:fldChar w:fldCharType="end"/>
        </w:r>
      </w:hyperlink>
    </w:p>
    <w:p w14:paraId="5D96F6B8" w14:textId="79D9C73C"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3" w:history="1">
        <w:r w:rsidR="00B70207" w:rsidRPr="00882778">
          <w:rPr>
            <w:rStyle w:val="Hyperlien"/>
            <w:noProof/>
          </w:rPr>
          <w:t>8.5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Autres collections</w:t>
        </w:r>
        <w:r w:rsidR="00B70207">
          <w:rPr>
            <w:noProof/>
            <w:webHidden/>
          </w:rPr>
          <w:tab/>
        </w:r>
        <w:r w:rsidR="00B70207">
          <w:rPr>
            <w:noProof/>
            <w:webHidden/>
          </w:rPr>
          <w:fldChar w:fldCharType="begin"/>
        </w:r>
        <w:r w:rsidR="00B70207">
          <w:rPr>
            <w:noProof/>
            <w:webHidden/>
          </w:rPr>
          <w:instrText xml:space="preserve"> PAGEREF _Toc154322413 \h </w:instrText>
        </w:r>
        <w:r w:rsidR="00B70207">
          <w:rPr>
            <w:noProof/>
            <w:webHidden/>
          </w:rPr>
        </w:r>
        <w:r w:rsidR="00B70207">
          <w:rPr>
            <w:noProof/>
            <w:webHidden/>
          </w:rPr>
          <w:fldChar w:fldCharType="separate"/>
        </w:r>
        <w:r w:rsidR="00B70207">
          <w:rPr>
            <w:noProof/>
            <w:webHidden/>
          </w:rPr>
          <w:t>241</w:t>
        </w:r>
        <w:r w:rsidR="00B70207">
          <w:rPr>
            <w:noProof/>
            <w:webHidden/>
          </w:rPr>
          <w:fldChar w:fldCharType="end"/>
        </w:r>
      </w:hyperlink>
    </w:p>
    <w:p w14:paraId="0383C6DE" w14:textId="783F734D" w:rsidR="00B70207" w:rsidRDefault="00000000">
      <w:pPr>
        <w:pStyle w:val="TM1"/>
        <w:tabs>
          <w:tab w:val="left" w:pos="480"/>
          <w:tab w:val="right" w:leader="dot" w:pos="6647"/>
        </w:tabs>
        <w:rPr>
          <w:rFonts w:asciiTheme="minorHAnsi" w:eastAsiaTheme="minorEastAsia" w:hAnsiTheme="minorHAnsi" w:cstheme="minorBidi"/>
          <w:b w:val="0"/>
          <w:bCs w:val="0"/>
          <w:caps w:val="0"/>
          <w:noProof/>
          <w:kern w:val="2"/>
          <w:sz w:val="24"/>
          <w:szCs w:val="24"/>
          <w:lang w:val="fr-CA" w:eastAsia="fr-CA"/>
          <w14:ligatures w14:val="standardContextual"/>
        </w:rPr>
      </w:pPr>
      <w:hyperlink w:anchor="_Toc154322414" w:history="1">
        <w:r w:rsidR="00B70207" w:rsidRPr="00882778">
          <w:rPr>
            <w:rStyle w:val="Hyperlien"/>
            <w:noProof/>
          </w:rPr>
          <w:t>9.</w:t>
        </w:r>
        <w:r w:rsidR="00B70207">
          <w:rPr>
            <w:rFonts w:asciiTheme="minorHAnsi" w:eastAsiaTheme="minorEastAsia" w:hAnsiTheme="minorHAnsi" w:cstheme="minorBidi"/>
            <w:b w:val="0"/>
            <w:bCs w:val="0"/>
            <w:caps w:val="0"/>
            <w:noProof/>
            <w:kern w:val="2"/>
            <w:sz w:val="24"/>
            <w:szCs w:val="24"/>
            <w:lang w:val="fr-CA" w:eastAsia="fr-CA"/>
            <w14:ligatures w14:val="standardContextual"/>
          </w:rPr>
          <w:tab/>
        </w:r>
        <w:r w:rsidR="00B70207" w:rsidRPr="00882778">
          <w:rPr>
            <w:rStyle w:val="Hyperlien"/>
            <w:noProof/>
          </w:rPr>
          <w:t>Traitement de fichiers</w:t>
        </w:r>
        <w:r w:rsidR="00B70207">
          <w:rPr>
            <w:noProof/>
            <w:webHidden/>
          </w:rPr>
          <w:tab/>
        </w:r>
        <w:r w:rsidR="00B70207">
          <w:rPr>
            <w:noProof/>
            <w:webHidden/>
          </w:rPr>
          <w:fldChar w:fldCharType="begin"/>
        </w:r>
        <w:r w:rsidR="00B70207">
          <w:rPr>
            <w:noProof/>
            <w:webHidden/>
          </w:rPr>
          <w:instrText xml:space="preserve"> PAGEREF _Toc154322414 \h </w:instrText>
        </w:r>
        <w:r w:rsidR="00B70207">
          <w:rPr>
            <w:noProof/>
            <w:webHidden/>
          </w:rPr>
        </w:r>
        <w:r w:rsidR="00B70207">
          <w:rPr>
            <w:noProof/>
            <w:webHidden/>
          </w:rPr>
          <w:fldChar w:fldCharType="separate"/>
        </w:r>
        <w:r w:rsidR="00B70207">
          <w:rPr>
            <w:noProof/>
            <w:webHidden/>
          </w:rPr>
          <w:t>242</w:t>
        </w:r>
        <w:r w:rsidR="00B70207">
          <w:rPr>
            <w:noProof/>
            <w:webHidden/>
          </w:rPr>
          <w:fldChar w:fldCharType="end"/>
        </w:r>
      </w:hyperlink>
    </w:p>
    <w:p w14:paraId="7170D3D7" w14:textId="6B4FD8D8"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5" w:history="1">
        <w:r w:rsidR="00B70207" w:rsidRPr="00882778">
          <w:rPr>
            <w:rStyle w:val="Hyperlien"/>
            <w:noProof/>
          </w:rPr>
          <w:t>9.1</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binaire (FileOutputStream, FileInputStream)</w:t>
        </w:r>
        <w:r w:rsidR="00B70207">
          <w:rPr>
            <w:noProof/>
            <w:webHidden/>
          </w:rPr>
          <w:tab/>
        </w:r>
        <w:r w:rsidR="00B70207">
          <w:rPr>
            <w:noProof/>
            <w:webHidden/>
          </w:rPr>
          <w:fldChar w:fldCharType="begin"/>
        </w:r>
        <w:r w:rsidR="00B70207">
          <w:rPr>
            <w:noProof/>
            <w:webHidden/>
          </w:rPr>
          <w:instrText xml:space="preserve"> PAGEREF _Toc154322415 \h </w:instrText>
        </w:r>
        <w:r w:rsidR="00B70207">
          <w:rPr>
            <w:noProof/>
            <w:webHidden/>
          </w:rPr>
        </w:r>
        <w:r w:rsidR="00B70207">
          <w:rPr>
            <w:noProof/>
            <w:webHidden/>
          </w:rPr>
          <w:fldChar w:fldCharType="separate"/>
        </w:r>
        <w:r w:rsidR="00B70207">
          <w:rPr>
            <w:noProof/>
            <w:webHidden/>
          </w:rPr>
          <w:t>247</w:t>
        </w:r>
        <w:r w:rsidR="00B70207">
          <w:rPr>
            <w:noProof/>
            <w:webHidden/>
          </w:rPr>
          <w:fldChar w:fldCharType="end"/>
        </w:r>
      </w:hyperlink>
    </w:p>
    <w:p w14:paraId="107BCADB" w14:textId="7261C2BA"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6" w:history="1">
        <w:r w:rsidR="00B70207" w:rsidRPr="00882778">
          <w:rPr>
            <w:rStyle w:val="Hyperlien"/>
            <w:noProof/>
          </w:rPr>
          <w:t>9.2</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DataInputStream et DataOutputStream</w:t>
        </w:r>
        <w:r w:rsidR="00B70207">
          <w:rPr>
            <w:noProof/>
            <w:webHidden/>
          </w:rPr>
          <w:tab/>
        </w:r>
        <w:r w:rsidR="00B70207">
          <w:rPr>
            <w:noProof/>
            <w:webHidden/>
          </w:rPr>
          <w:fldChar w:fldCharType="begin"/>
        </w:r>
        <w:r w:rsidR="00B70207">
          <w:rPr>
            <w:noProof/>
            <w:webHidden/>
          </w:rPr>
          <w:instrText xml:space="preserve"> PAGEREF _Toc154322416 \h </w:instrText>
        </w:r>
        <w:r w:rsidR="00B70207">
          <w:rPr>
            <w:noProof/>
            <w:webHidden/>
          </w:rPr>
        </w:r>
        <w:r w:rsidR="00B70207">
          <w:rPr>
            <w:noProof/>
            <w:webHidden/>
          </w:rPr>
          <w:fldChar w:fldCharType="separate"/>
        </w:r>
        <w:r w:rsidR="00B70207">
          <w:rPr>
            <w:noProof/>
            <w:webHidden/>
          </w:rPr>
          <w:t>250</w:t>
        </w:r>
        <w:r w:rsidR="00B70207">
          <w:rPr>
            <w:noProof/>
            <w:webHidden/>
          </w:rPr>
          <w:fldChar w:fldCharType="end"/>
        </w:r>
      </w:hyperlink>
    </w:p>
    <w:p w14:paraId="7821EEAD" w14:textId="4F8F2A8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17" w:history="1">
        <w:r w:rsidR="00B70207" w:rsidRPr="00882778">
          <w:rPr>
            <w:rStyle w:val="Hyperlien"/>
            <w:noProof/>
          </w:rPr>
          <w:t>9.3</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texte</w:t>
        </w:r>
        <w:r w:rsidR="00B70207">
          <w:rPr>
            <w:noProof/>
            <w:webHidden/>
          </w:rPr>
          <w:tab/>
        </w:r>
        <w:r w:rsidR="00B70207">
          <w:rPr>
            <w:noProof/>
            <w:webHidden/>
          </w:rPr>
          <w:fldChar w:fldCharType="begin"/>
        </w:r>
        <w:r w:rsidR="00B70207">
          <w:rPr>
            <w:noProof/>
            <w:webHidden/>
          </w:rPr>
          <w:instrText xml:space="preserve"> PAGEREF _Toc154322417 \h </w:instrText>
        </w:r>
        <w:r w:rsidR="00B70207">
          <w:rPr>
            <w:noProof/>
            <w:webHidden/>
          </w:rPr>
        </w:r>
        <w:r w:rsidR="00B70207">
          <w:rPr>
            <w:noProof/>
            <w:webHidden/>
          </w:rPr>
          <w:fldChar w:fldCharType="separate"/>
        </w:r>
        <w:r w:rsidR="00B70207">
          <w:rPr>
            <w:noProof/>
            <w:webHidden/>
          </w:rPr>
          <w:t>252</w:t>
        </w:r>
        <w:r w:rsidR="00B70207">
          <w:rPr>
            <w:noProof/>
            <w:webHidden/>
          </w:rPr>
          <w:fldChar w:fldCharType="end"/>
        </w:r>
      </w:hyperlink>
    </w:p>
    <w:p w14:paraId="48CE48C0" w14:textId="47D4590C"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18" w:history="1">
        <w:r w:rsidR="00B70207" w:rsidRPr="00882778">
          <w:rPr>
            <w:rStyle w:val="Hyperlien"/>
            <w:noProof/>
          </w:rPr>
          <w:t>9.3.1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Représentation interne des caractères et traitement des fins de ligne</w:t>
        </w:r>
        <w:r w:rsidR="00B70207">
          <w:rPr>
            <w:noProof/>
            <w:webHidden/>
          </w:rPr>
          <w:tab/>
        </w:r>
        <w:r w:rsidR="00B70207">
          <w:rPr>
            <w:noProof/>
            <w:webHidden/>
          </w:rPr>
          <w:fldChar w:fldCharType="begin"/>
        </w:r>
        <w:r w:rsidR="00B70207">
          <w:rPr>
            <w:noProof/>
            <w:webHidden/>
          </w:rPr>
          <w:instrText xml:space="preserve"> PAGEREF _Toc154322418 \h </w:instrText>
        </w:r>
        <w:r w:rsidR="00B70207">
          <w:rPr>
            <w:noProof/>
            <w:webHidden/>
          </w:rPr>
        </w:r>
        <w:r w:rsidR="00B70207">
          <w:rPr>
            <w:noProof/>
            <w:webHidden/>
          </w:rPr>
          <w:fldChar w:fldCharType="separate"/>
        </w:r>
        <w:r w:rsidR="00B70207">
          <w:rPr>
            <w:noProof/>
            <w:webHidden/>
          </w:rPr>
          <w:t>255</w:t>
        </w:r>
        <w:r w:rsidR="00B70207">
          <w:rPr>
            <w:noProof/>
            <w:webHidden/>
          </w:rPr>
          <w:fldChar w:fldCharType="end"/>
        </w:r>
      </w:hyperlink>
    </w:p>
    <w:p w14:paraId="2CC9C8CA" w14:textId="6C3D27EE"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19" w:history="1">
        <w:r w:rsidR="00B70207" w:rsidRPr="00882778">
          <w:rPr>
            <w:rStyle w:val="Hyperlien"/>
            <w:noProof/>
          </w:rPr>
          <w:t>9.3.2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Analyse lexicale avec la classe StreamTokenizer</w:t>
        </w:r>
        <w:r w:rsidR="00B70207">
          <w:rPr>
            <w:noProof/>
            <w:webHidden/>
          </w:rPr>
          <w:tab/>
        </w:r>
        <w:r w:rsidR="00B70207">
          <w:rPr>
            <w:noProof/>
            <w:webHidden/>
          </w:rPr>
          <w:fldChar w:fldCharType="begin"/>
        </w:r>
        <w:r w:rsidR="00B70207">
          <w:rPr>
            <w:noProof/>
            <w:webHidden/>
          </w:rPr>
          <w:instrText xml:space="preserve"> PAGEREF _Toc154322419 \h </w:instrText>
        </w:r>
        <w:r w:rsidR="00B70207">
          <w:rPr>
            <w:noProof/>
            <w:webHidden/>
          </w:rPr>
        </w:r>
        <w:r w:rsidR="00B70207">
          <w:rPr>
            <w:noProof/>
            <w:webHidden/>
          </w:rPr>
          <w:fldChar w:fldCharType="separate"/>
        </w:r>
        <w:r w:rsidR="00B70207">
          <w:rPr>
            <w:noProof/>
            <w:webHidden/>
          </w:rPr>
          <w:t>258</w:t>
        </w:r>
        <w:r w:rsidR="00B70207">
          <w:rPr>
            <w:noProof/>
            <w:webHidden/>
          </w:rPr>
          <w:fldChar w:fldCharType="end"/>
        </w:r>
      </w:hyperlink>
    </w:p>
    <w:p w14:paraId="5428BB75" w14:textId="6A4B313F"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0" w:history="1">
        <w:r w:rsidR="00B70207" w:rsidRPr="00882778">
          <w:rPr>
            <w:rStyle w:val="Hyperlien"/>
            <w:noProof/>
          </w:rPr>
          <w:t>9.3.3</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Traitement d’un document XML avec SAX et DOM</w:t>
        </w:r>
        <w:r w:rsidR="00B70207">
          <w:rPr>
            <w:noProof/>
            <w:webHidden/>
          </w:rPr>
          <w:tab/>
        </w:r>
        <w:r w:rsidR="00B70207">
          <w:rPr>
            <w:noProof/>
            <w:webHidden/>
          </w:rPr>
          <w:fldChar w:fldCharType="begin"/>
        </w:r>
        <w:r w:rsidR="00B70207">
          <w:rPr>
            <w:noProof/>
            <w:webHidden/>
          </w:rPr>
          <w:instrText xml:space="preserve"> PAGEREF _Toc154322420 \h </w:instrText>
        </w:r>
        <w:r w:rsidR="00B70207">
          <w:rPr>
            <w:noProof/>
            <w:webHidden/>
          </w:rPr>
        </w:r>
        <w:r w:rsidR="00B70207">
          <w:rPr>
            <w:noProof/>
            <w:webHidden/>
          </w:rPr>
          <w:fldChar w:fldCharType="separate"/>
        </w:r>
        <w:r w:rsidR="00B70207">
          <w:rPr>
            <w:noProof/>
            <w:webHidden/>
          </w:rPr>
          <w:t>263</w:t>
        </w:r>
        <w:r w:rsidR="00B70207">
          <w:rPr>
            <w:noProof/>
            <w:webHidden/>
          </w:rPr>
          <w:fldChar w:fldCharType="end"/>
        </w:r>
      </w:hyperlink>
    </w:p>
    <w:p w14:paraId="39AC5BAF" w14:textId="35FF6636"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21" w:history="1">
        <w:r w:rsidR="00B70207" w:rsidRPr="00882778">
          <w:rPr>
            <w:rStyle w:val="Hyperlien"/>
            <w:noProof/>
          </w:rPr>
          <w:t>9.4</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Gestion de fichiers et répertoires avec java.io.File</w:t>
        </w:r>
        <w:r w:rsidR="00B70207">
          <w:rPr>
            <w:noProof/>
            <w:webHidden/>
          </w:rPr>
          <w:tab/>
        </w:r>
        <w:r w:rsidR="00B70207">
          <w:rPr>
            <w:noProof/>
            <w:webHidden/>
          </w:rPr>
          <w:fldChar w:fldCharType="begin"/>
        </w:r>
        <w:r w:rsidR="00B70207">
          <w:rPr>
            <w:noProof/>
            <w:webHidden/>
          </w:rPr>
          <w:instrText xml:space="preserve"> PAGEREF _Toc154322421 \h </w:instrText>
        </w:r>
        <w:r w:rsidR="00B70207">
          <w:rPr>
            <w:noProof/>
            <w:webHidden/>
          </w:rPr>
        </w:r>
        <w:r w:rsidR="00B70207">
          <w:rPr>
            <w:noProof/>
            <w:webHidden/>
          </w:rPr>
          <w:fldChar w:fldCharType="separate"/>
        </w:r>
        <w:r w:rsidR="00B70207">
          <w:rPr>
            <w:noProof/>
            <w:webHidden/>
          </w:rPr>
          <w:t>268</w:t>
        </w:r>
        <w:r w:rsidR="00B70207">
          <w:rPr>
            <w:noProof/>
            <w:webHidden/>
          </w:rPr>
          <w:fldChar w:fldCharType="end"/>
        </w:r>
      </w:hyperlink>
    </w:p>
    <w:p w14:paraId="24461CCC" w14:textId="796CC31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2" w:history="1">
        <w:r w:rsidR="00B70207" w:rsidRPr="00882778">
          <w:rPr>
            <w:rStyle w:val="Hyperlien"/>
            <w:noProof/>
          </w:rPr>
          <w:t>9.4.1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Dialogue de sélection de fichier avec la classe JFileChooser</w:t>
        </w:r>
        <w:r w:rsidR="00B70207">
          <w:rPr>
            <w:noProof/>
            <w:webHidden/>
          </w:rPr>
          <w:tab/>
        </w:r>
        <w:r w:rsidR="00B70207">
          <w:rPr>
            <w:noProof/>
            <w:webHidden/>
          </w:rPr>
          <w:fldChar w:fldCharType="begin"/>
        </w:r>
        <w:r w:rsidR="00B70207">
          <w:rPr>
            <w:noProof/>
            <w:webHidden/>
          </w:rPr>
          <w:instrText xml:space="preserve"> PAGEREF _Toc154322422 \h </w:instrText>
        </w:r>
        <w:r w:rsidR="00B70207">
          <w:rPr>
            <w:noProof/>
            <w:webHidden/>
          </w:rPr>
        </w:r>
        <w:r w:rsidR="00B70207">
          <w:rPr>
            <w:noProof/>
            <w:webHidden/>
          </w:rPr>
          <w:fldChar w:fldCharType="separate"/>
        </w:r>
        <w:r w:rsidR="00B70207">
          <w:rPr>
            <w:noProof/>
            <w:webHidden/>
          </w:rPr>
          <w:t>270</w:t>
        </w:r>
        <w:r w:rsidR="00B70207">
          <w:rPr>
            <w:noProof/>
            <w:webHidden/>
          </w:rPr>
          <w:fldChar w:fldCharType="end"/>
        </w:r>
      </w:hyperlink>
    </w:p>
    <w:p w14:paraId="30CB77E1" w14:textId="7547B7C3" w:rsidR="00B70207" w:rsidRDefault="00000000">
      <w:pPr>
        <w:pStyle w:val="TM2"/>
        <w:tabs>
          <w:tab w:val="left" w:pos="800"/>
          <w:tab w:val="right" w:leader="dot" w:pos="6647"/>
        </w:tabs>
        <w:rPr>
          <w:rFonts w:asciiTheme="minorHAnsi" w:eastAsiaTheme="minorEastAsia" w:hAnsiTheme="minorHAnsi" w:cstheme="minorBidi"/>
          <w:smallCaps w:val="0"/>
          <w:noProof/>
          <w:kern w:val="2"/>
          <w:sz w:val="24"/>
          <w:szCs w:val="24"/>
          <w:lang w:val="fr-CA" w:eastAsia="fr-CA"/>
          <w14:ligatures w14:val="standardContextual"/>
        </w:rPr>
      </w:pPr>
      <w:hyperlink w:anchor="_Toc154322423" w:history="1">
        <w:r w:rsidR="00B70207" w:rsidRPr="00882778">
          <w:rPr>
            <w:rStyle w:val="Hyperlien"/>
            <w:noProof/>
          </w:rPr>
          <w:t>9.5</w:t>
        </w:r>
        <w:r w:rsidR="00B70207">
          <w:rPr>
            <w:rFonts w:asciiTheme="minorHAnsi" w:eastAsiaTheme="minorEastAsia" w:hAnsiTheme="minorHAnsi" w:cstheme="minorBidi"/>
            <w:smallCaps w:val="0"/>
            <w:noProof/>
            <w:kern w:val="2"/>
            <w:sz w:val="24"/>
            <w:szCs w:val="24"/>
            <w:lang w:val="fr-CA" w:eastAsia="fr-CA"/>
            <w14:ligatures w14:val="standardContextual"/>
          </w:rPr>
          <w:tab/>
        </w:r>
        <w:r w:rsidR="00B70207" w:rsidRPr="00882778">
          <w:rPr>
            <w:rStyle w:val="Hyperlien"/>
            <w:noProof/>
          </w:rPr>
          <w:t>Fichier d’objets en Java</w:t>
        </w:r>
        <w:r w:rsidR="00B70207">
          <w:rPr>
            <w:noProof/>
            <w:webHidden/>
          </w:rPr>
          <w:tab/>
        </w:r>
        <w:r w:rsidR="00B70207">
          <w:rPr>
            <w:noProof/>
            <w:webHidden/>
          </w:rPr>
          <w:fldChar w:fldCharType="begin"/>
        </w:r>
        <w:r w:rsidR="00B70207">
          <w:rPr>
            <w:noProof/>
            <w:webHidden/>
          </w:rPr>
          <w:instrText xml:space="preserve"> PAGEREF _Toc154322423 \h </w:instrText>
        </w:r>
        <w:r w:rsidR="00B70207">
          <w:rPr>
            <w:noProof/>
            <w:webHidden/>
          </w:rPr>
        </w:r>
        <w:r w:rsidR="00B70207">
          <w:rPr>
            <w:noProof/>
            <w:webHidden/>
          </w:rPr>
          <w:fldChar w:fldCharType="separate"/>
        </w:r>
        <w:r w:rsidR="00B70207">
          <w:rPr>
            <w:noProof/>
            <w:webHidden/>
          </w:rPr>
          <w:t>273</w:t>
        </w:r>
        <w:r w:rsidR="00B70207">
          <w:rPr>
            <w:noProof/>
            <w:webHidden/>
          </w:rPr>
          <w:fldChar w:fldCharType="end"/>
        </w:r>
      </w:hyperlink>
    </w:p>
    <w:p w14:paraId="08C2CE4E" w14:textId="68856D17"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4" w:history="1">
        <w:r w:rsidR="00B70207" w:rsidRPr="00882778">
          <w:rPr>
            <w:rStyle w:val="Hyperlien"/>
            <w:noProof/>
          </w:rPr>
          <w:t>9.5.1</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Fichier sériel d’objets en Java</w:t>
        </w:r>
        <w:r w:rsidR="00B70207">
          <w:rPr>
            <w:noProof/>
            <w:webHidden/>
          </w:rPr>
          <w:tab/>
        </w:r>
        <w:r w:rsidR="00B70207">
          <w:rPr>
            <w:noProof/>
            <w:webHidden/>
          </w:rPr>
          <w:fldChar w:fldCharType="begin"/>
        </w:r>
        <w:r w:rsidR="00B70207">
          <w:rPr>
            <w:noProof/>
            <w:webHidden/>
          </w:rPr>
          <w:instrText xml:space="preserve"> PAGEREF _Toc154322424 \h </w:instrText>
        </w:r>
        <w:r w:rsidR="00B70207">
          <w:rPr>
            <w:noProof/>
            <w:webHidden/>
          </w:rPr>
        </w:r>
        <w:r w:rsidR="00B70207">
          <w:rPr>
            <w:noProof/>
            <w:webHidden/>
          </w:rPr>
          <w:fldChar w:fldCharType="separate"/>
        </w:r>
        <w:r w:rsidR="00B70207">
          <w:rPr>
            <w:noProof/>
            <w:webHidden/>
          </w:rPr>
          <w:t>273</w:t>
        </w:r>
        <w:r w:rsidR="00B70207">
          <w:rPr>
            <w:noProof/>
            <w:webHidden/>
          </w:rPr>
          <w:fldChar w:fldCharType="end"/>
        </w:r>
      </w:hyperlink>
    </w:p>
    <w:p w14:paraId="34713877" w14:textId="7DDB7DB3" w:rsidR="00B70207" w:rsidRDefault="00000000">
      <w:pPr>
        <w:pStyle w:val="TM3"/>
        <w:tabs>
          <w:tab w:val="left" w:pos="1120"/>
          <w:tab w:val="right" w:leader="dot" w:pos="6647"/>
        </w:tabs>
        <w:rPr>
          <w:rFonts w:asciiTheme="minorHAnsi" w:eastAsiaTheme="minorEastAsia" w:hAnsiTheme="minorHAnsi" w:cstheme="minorBidi"/>
          <w:i w:val="0"/>
          <w:iCs w:val="0"/>
          <w:noProof/>
          <w:kern w:val="2"/>
          <w:sz w:val="24"/>
          <w:szCs w:val="24"/>
          <w:lang w:val="fr-CA" w:eastAsia="fr-CA"/>
          <w14:ligatures w14:val="standardContextual"/>
        </w:rPr>
      </w:pPr>
      <w:hyperlink w:anchor="_Toc154322425" w:history="1">
        <w:r w:rsidR="00B70207" w:rsidRPr="00882778">
          <w:rPr>
            <w:rStyle w:val="Hyperlien"/>
            <w:noProof/>
          </w:rPr>
          <w:t>9.5.2</w:t>
        </w:r>
        <w:r w:rsidR="00B70207">
          <w:rPr>
            <w:rFonts w:asciiTheme="minorHAnsi" w:eastAsiaTheme="minorEastAsia" w:hAnsiTheme="minorHAnsi" w:cstheme="minorBidi"/>
            <w:i w:val="0"/>
            <w:iCs w:val="0"/>
            <w:noProof/>
            <w:kern w:val="2"/>
            <w:sz w:val="24"/>
            <w:szCs w:val="24"/>
            <w:lang w:val="fr-CA" w:eastAsia="fr-CA"/>
            <w14:ligatures w14:val="standardContextual"/>
          </w:rPr>
          <w:tab/>
        </w:r>
        <w:r w:rsidR="00B70207" w:rsidRPr="00882778">
          <w:rPr>
            <w:rStyle w:val="Hyperlien"/>
            <w:noProof/>
          </w:rPr>
          <w:t>Fichier à adressage relatif en Java avec RandomAccessFile</w:t>
        </w:r>
        <w:r w:rsidR="00B70207">
          <w:rPr>
            <w:noProof/>
            <w:webHidden/>
          </w:rPr>
          <w:tab/>
        </w:r>
        <w:r w:rsidR="00B70207">
          <w:rPr>
            <w:noProof/>
            <w:webHidden/>
          </w:rPr>
          <w:fldChar w:fldCharType="begin"/>
        </w:r>
        <w:r w:rsidR="00B70207">
          <w:rPr>
            <w:noProof/>
            <w:webHidden/>
          </w:rPr>
          <w:instrText xml:space="preserve"> PAGEREF _Toc154322425 \h </w:instrText>
        </w:r>
        <w:r w:rsidR="00B70207">
          <w:rPr>
            <w:noProof/>
            <w:webHidden/>
          </w:rPr>
        </w:r>
        <w:r w:rsidR="00B70207">
          <w:rPr>
            <w:noProof/>
            <w:webHidden/>
          </w:rPr>
          <w:fldChar w:fldCharType="separate"/>
        </w:r>
        <w:r w:rsidR="00B70207">
          <w:rPr>
            <w:noProof/>
            <w:webHidden/>
          </w:rPr>
          <w:t>282</w:t>
        </w:r>
        <w:r w:rsidR="00B70207">
          <w:rPr>
            <w:noProof/>
            <w:webHidden/>
          </w:rPr>
          <w:fldChar w:fldCharType="end"/>
        </w:r>
      </w:hyperlink>
    </w:p>
    <w:p w14:paraId="337D26B5" w14:textId="14C1BDA0" w:rsidR="001B2D0D" w:rsidRDefault="00064A95" w:rsidP="001B2D0D">
      <w:pPr>
        <w:pStyle w:val="TM3"/>
        <w:tabs>
          <w:tab w:val="left" w:pos="1120"/>
          <w:tab w:val="right" w:leader="dot" w:pos="10790"/>
        </w:tabs>
        <w:rPr>
          <w:rFonts w:ascii="Arial Black" w:hAnsi="Arial Black"/>
          <w:color w:val="808080"/>
          <w:spacing w:val="-25"/>
          <w:kern w:val="28"/>
          <w:sz w:val="32"/>
          <w:szCs w:val="32"/>
        </w:rPr>
      </w:pPr>
      <w:r>
        <w:fldChar w:fldCharType="end"/>
      </w:r>
      <w:r w:rsidR="001B2D0D">
        <w:br w:type="page"/>
      </w:r>
    </w:p>
    <w:p w14:paraId="073C08A8" w14:textId="361735F1" w:rsidR="005835EA" w:rsidRDefault="005835EA" w:rsidP="16CBE89F">
      <w:pPr>
        <w:pStyle w:val="Titre1"/>
        <w:numPr>
          <w:ilvl w:val="0"/>
          <w:numId w:val="0"/>
        </w:numPr>
      </w:pPr>
      <w:bookmarkStart w:id="2" w:name="_Toc154322353"/>
      <w:r>
        <w:lastRenderedPageBreak/>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lastRenderedPageBreak/>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6C1DBF2D" w14:textId="3063FF2E" w:rsidR="00DD0863" w:rsidRDefault="00DD0863" w:rsidP="0015570D">
      <w:pPr>
        <w:pStyle w:val="Titre1"/>
      </w:pPr>
      <w:bookmarkStart w:id="3" w:name="_Toc154322354"/>
      <w:r>
        <w:lastRenderedPageBreak/>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154322355"/>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20026C">
      <w:pPr>
        <w:pStyle w:val="Corpsdetexte"/>
        <w:jc w:val="center"/>
      </w:pPr>
      <w:r>
        <w:rPr>
          <w:noProof/>
        </w:rPr>
        <w:object w:dxaOrig="8842" w:dyaOrig="4295" w14:anchorId="7850E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324.55pt;height:160.1pt;mso-width-percent:0;mso-height-percent:0;mso-width-percent:0;mso-height-percent:0" o:ole="">
            <v:imagedata r:id="rId8" o:title=""/>
          </v:shape>
          <o:OLEObject Type="Embed" ProgID="Visio.Drawing.11" ShapeID="_x0000_i1085" DrawAspect="Content" ObjectID="_1765267541" r:id="rId9"/>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154322356"/>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 xml:space="preserve">ramme est habituellement </w:t>
      </w:r>
      <w:r w:rsidR="00906F5C" w:rsidRPr="16CBE89F">
        <w:rPr>
          <w:rFonts w:eastAsia="Garamond" w:cs="Garamond"/>
        </w:rPr>
        <w:lastRenderedPageBreak/>
        <w:t>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20026C">
      <w:pPr>
        <w:pStyle w:val="Corpsdetexte"/>
        <w:jc w:val="center"/>
      </w:pPr>
      <w:r>
        <w:rPr>
          <w:noProof/>
        </w:rPr>
        <w:object w:dxaOrig="3799" w:dyaOrig="3638" w14:anchorId="129BC7D4">
          <v:shape id="_x0000_i1084" type="#_x0000_t75" alt="" style="width:177.3pt;height:164.4pt;mso-width-percent:0;mso-height-percent:0;mso-width-percent:0;mso-height-percent:0" o:ole="" fillcolor="window">
            <v:imagedata r:id="rId10" o:title=""/>
          </v:shape>
          <o:OLEObject Type="Embed" ProgID="Visio.Drawing.11" ShapeID="_x0000_i1084" DrawAspect="Content" ObjectID="_1765267542" r:id="rId11"/>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xml:space="preserve">), le contenu de la mémoire centrale n'est pas permanent. Il est perdu lorsque le </w:t>
      </w:r>
      <w:r>
        <w:lastRenderedPageBreak/>
        <w:t>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20026C" w:rsidP="002717C0">
      <w:pPr>
        <w:pStyle w:val="Corpsdetexte"/>
        <w:jc w:val="center"/>
      </w:pPr>
      <w:r>
        <w:rPr>
          <w:noProof/>
        </w:rPr>
        <w:object w:dxaOrig="6358" w:dyaOrig="2307" w14:anchorId="4F5F2B00">
          <v:shape id="_x0000_i1083" type="#_x0000_t75" alt="" style="width:249.3pt;height:92.4pt;mso-width-percent:0;mso-height-percent:0;mso-width-percent:0;mso-height-percent:0" o:ole="">
            <v:imagedata r:id="rId12" o:title=""/>
          </v:shape>
          <o:OLEObject Type="Embed" ProgID="Visio.Drawing.11" ShapeID="_x0000_i1083" DrawAspect="Content" ObjectID="_1765267543" r:id="rId13"/>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25BEAE37"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w:t>
      </w:r>
      <w:r w:rsidR="7C642B64">
        <w:lastRenderedPageBreak/>
        <w:t xml:space="preserve">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w:t>
      </w:r>
      <w:r w:rsidR="007A12F6">
        <w:t>performance, il</w:t>
      </w:r>
      <w:r w:rsidR="00C7119C">
        <w:t xml:space="preserve">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154322357"/>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20026C">
      <w:pPr>
        <w:pStyle w:val="Corpsdetexte"/>
        <w:jc w:val="center"/>
      </w:pPr>
      <w:r>
        <w:rPr>
          <w:noProof/>
        </w:rPr>
        <w:object w:dxaOrig="5239" w:dyaOrig="1118" w14:anchorId="6D565286">
          <v:shape id="_x0000_i1082" type="#_x0000_t75" alt="" style="width:262.2pt;height:59.1pt;mso-width-percent:0;mso-height-percent:0;mso-width-percent:0;mso-height-percent:0" o:ole="" fillcolor="window">
            <v:imagedata r:id="rId14" o:title=""/>
          </v:shape>
          <o:OLEObject Type="Embed" ProgID="Visio.Drawing.11" ShapeID="_x0000_i1082" DrawAspect="Content" ObjectID="_1765267544" r:id="rId15"/>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rsidP="00467039">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 xml:space="preserve">Entrée, lecture </w:t>
      </w:r>
      <w:r>
        <w:rPr>
          <w:b/>
        </w:rPr>
        <w:t>(</w:t>
      </w:r>
      <w:r>
        <w:rPr>
          <w:b/>
          <w:i/>
        </w:rPr>
        <w:t>input</w:t>
      </w:r>
      <w:r>
        <w:rPr>
          <w:b/>
        </w:rPr>
        <w:t>)</w:t>
      </w:r>
    </w:p>
    <w:p w14:paraId="0762D69B" w14:textId="77777777" w:rsidR="00DD0863" w:rsidRDefault="00DD0863" w:rsidP="00467039">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6CDFD0B3" w14:textId="77777777" w:rsidR="001D76A6" w:rsidRPr="001D76A6" w:rsidRDefault="001D76A6" w:rsidP="001D76A6">
      <w:pPr>
        <w:pStyle w:val="Corpsdetexte"/>
      </w:pP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rsidP="001D76A6">
      <w:pPr>
        <w:pStyle w:val="encadr"/>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6BBFF32A" w14:textId="77777777" w:rsidR="001D76A6" w:rsidRDefault="001D76A6" w:rsidP="001D76A6">
      <w:pPr>
        <w:pStyle w:val="Corpsdetexte"/>
      </w:pP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rsidP="001D76A6">
      <w:pPr>
        <w:pStyle w:val="encadr"/>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28014BE1" w14:textId="77777777" w:rsidR="001D76A6" w:rsidRDefault="001D76A6" w:rsidP="001D76A6">
      <w:pPr>
        <w:pStyle w:val="Corpsdetexte"/>
      </w:pP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w:t>
      </w:r>
      <w:r w:rsidRPr="16CBE89F">
        <w:rPr>
          <w:rFonts w:eastAsia="Garamond" w:cs="Garamond"/>
        </w:rPr>
        <w:lastRenderedPageBreak/>
        <w:t xml:space="preserve">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rsidP="001D76A6">
      <w:pPr>
        <w:pStyle w:val="Corpsdetexte"/>
        <w:keepLines/>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Pr="001D76A6" w:rsidRDefault="00DD0863" w:rsidP="001D76A6">
      <w:pPr>
        <w:pStyle w:val="encadr"/>
        <w:keepNext w:val="0"/>
      </w:pPr>
      <w:r w:rsidRPr="001D76A6">
        <w:t>Une interface réseau permet à l'ordinateur de communiquer avec d'autres ordinateurs par l'intermédiaire d'un réseau</w:t>
      </w:r>
      <w:r w:rsidR="00F81898" w:rsidRPr="001D76A6">
        <w:t xml:space="preserve"> d’ordinateurs</w:t>
      </w:r>
      <w:r w:rsidRPr="001D76A6">
        <w:t xml:space="preserve">. </w:t>
      </w:r>
      <w:r w:rsidR="008E4EDF" w:rsidRPr="001D76A6">
        <w:t>Il y a différents types de réseau</w:t>
      </w:r>
      <w:r w:rsidR="0028131C" w:rsidRPr="001D76A6">
        <w:t>x d’ordinateurs</w:t>
      </w:r>
      <w:r w:rsidR="008E4EDF" w:rsidRPr="001D76A6">
        <w:t xml:space="preserve"> et la manière de brancher un ordinateur à un réseau varie d’un type de réseau à un autre.</w:t>
      </w:r>
    </w:p>
    <w:p w14:paraId="4804EC5D" w14:textId="77777777" w:rsidR="00585771" w:rsidRPr="001D3796" w:rsidRDefault="00585771" w:rsidP="001D76A6">
      <w:pPr>
        <w:pStyle w:val="Corpsdetexte"/>
        <w:keepNext/>
        <w:keepLines/>
        <w:pBdr>
          <w:top w:val="single" w:sz="4" w:space="1" w:color="auto"/>
          <w:left w:val="single" w:sz="4" w:space="4" w:color="auto"/>
          <w:bottom w:val="single" w:sz="4" w:space="1" w:color="auto"/>
          <w:right w:val="single" w:sz="4" w:space="4" w:color="auto"/>
        </w:pBdr>
        <w:rPr>
          <w:b/>
        </w:rPr>
      </w:pPr>
      <w:r w:rsidRPr="001D3796">
        <w:rPr>
          <w:b/>
          <w:i/>
        </w:rPr>
        <w:lastRenderedPageBreak/>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76A6">
      <w:pPr>
        <w:pStyle w:val="Corpsdetexte"/>
        <w:keepNext/>
        <w:keepLines/>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154322358"/>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w:t>
      </w:r>
      <w:r>
        <w:lastRenderedPageBreak/>
        <w:t xml:space="preserve">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lastRenderedPageBreak/>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7A93029" w14:textId="6887608B" w:rsidR="00DD0863" w:rsidRDefault="002E474F" w:rsidP="001D76A6">
      <w:pPr>
        <w:pStyle w:val="Corpsdetexte"/>
        <w:pBdr>
          <w:top w:val="single" w:sz="4" w:space="1" w:color="auto" w:shadow="1"/>
          <w:left w:val="single" w:sz="4" w:space="4" w:color="auto" w:shadow="1"/>
          <w:bottom w:val="single" w:sz="4" w:space="1" w:color="auto" w:shadow="1"/>
          <w:right w:val="single" w:sz="4" w:space="4" w:color="auto" w:shadow="1"/>
        </w:pBdr>
      </w:pPr>
      <w:r>
        <w:t xml:space="preserve">Les unités périphériques sont aussi souvent pourvues de processeurs simples qui peuvent exécuter des opérations d’entrée/sortie en parallèle avec le </w:t>
      </w:r>
      <w:r>
        <w:lastRenderedPageBreak/>
        <w:t>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70A95987" w14:textId="77777777" w:rsidR="00DD0863" w:rsidRDefault="00DD0863">
      <w:pPr>
        <w:pStyle w:val="Titre3"/>
      </w:pPr>
      <w:bookmarkStart w:id="11" w:name="_Toc154322359"/>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41D69DC3"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r w:rsidRPr="007A12F6">
        <w:t>binaire</w:t>
      </w:r>
      <w:r>
        <w:t xml:space="preserve"> (base 2). Par exemple, l’entier 25 en décimal est représenté sur huit bits (un octet) </w:t>
      </w:r>
      <w:r w:rsidR="007A12F6">
        <w:t>par :</w:t>
      </w:r>
    </w:p>
    <w:p w14:paraId="5291AE56" w14:textId="77777777" w:rsidR="00B242BE" w:rsidRPr="00B242BE" w:rsidRDefault="00000000" w:rsidP="00F203AD">
      <w:pPr>
        <w:pStyle w:val="Corpsdetexte"/>
        <w:jc w:val="left"/>
        <w:rPr>
          <w:lang w:val="en-CA"/>
        </w:rPr>
      </w:pPr>
      <m:oMathPara>
        <m:oMath>
          <m:sSub>
            <m:sSubPr>
              <m:ctrlPr>
                <w:ins w:id="12" w:author="Lemire, Daniel" w:date="2023-12-28T10:28:00Z">
                  <w:rPr>
                    <w:rFonts w:ascii="Cambria Math" w:hAnsi="Cambria Math"/>
                    <w:i/>
                    <w:lang w:val="en-CA"/>
                  </w:rPr>
                </w:ins>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ins w:id="13"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ins w:id="14"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ins w:id="15"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5</m:t>
              </m:r>
            </m:sup>
          </m:sSup>
        </m:oMath>
      </m:oMathPara>
    </w:p>
    <w:p w14:paraId="51A1A569" w14:textId="77777777" w:rsidR="00B242BE" w:rsidRPr="00B242BE" w:rsidRDefault="00000000" w:rsidP="00F203AD">
      <w:pPr>
        <w:pStyle w:val="Corpsdetexte"/>
        <w:jc w:val="left"/>
        <w:rPr>
          <w:lang w:val="en-CA"/>
        </w:rPr>
      </w:pPr>
      <m:oMathPara>
        <m:oMath>
          <m:r>
            <w:rPr>
              <w:rFonts w:ascii="Cambria Math" w:hAnsi="Cambria Math"/>
              <w:lang w:val="en-CA"/>
            </w:rPr>
            <m:t>+1×</m:t>
          </m:r>
          <m:sSup>
            <m:sSupPr>
              <m:ctrlPr>
                <w:ins w:id="16"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ins w:id="17"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3</m:t>
              </m:r>
            </m:sup>
          </m:sSup>
        </m:oMath>
      </m:oMathPara>
    </w:p>
    <w:p w14:paraId="27F4C205" w14:textId="7586DB8D" w:rsidR="00B242BE" w:rsidRPr="00B242BE" w:rsidRDefault="00000000" w:rsidP="00F203AD">
      <w:pPr>
        <w:pStyle w:val="Corpsdetexte"/>
        <w:jc w:val="left"/>
        <w:rPr>
          <w:lang w:val="en-CA"/>
        </w:rPr>
      </w:pPr>
      <m:oMathPara>
        <m:oMath>
          <m:r>
            <w:rPr>
              <w:rFonts w:ascii="Cambria Math" w:hAnsi="Cambria Math"/>
              <w:lang w:val="en-CA"/>
            </w:rPr>
            <m:t>+0×</m:t>
          </m:r>
          <m:sSup>
            <m:sSupPr>
              <m:ctrlPr>
                <w:ins w:id="18"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ins w:id="19"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ins w:id="20" w:author="Lemire, Daniel" w:date="2023-12-28T10:28:00Z">
                  <w:rPr>
                    <w:rFonts w:ascii="Cambria Math" w:hAnsi="Cambria Math"/>
                    <w:i/>
                    <w:lang w:val="en-CA"/>
                  </w:rPr>
                </w:ins>
              </m:ctrlPr>
            </m:sSupPr>
            <m:e>
              <m:r>
                <w:rPr>
                  <w:rFonts w:ascii="Cambria Math" w:hAnsi="Cambria Math"/>
                  <w:lang w:val="en-CA"/>
                </w:rPr>
                <m:t>2</m:t>
              </m:r>
            </m:e>
            <m:sup>
              <m:r>
                <w:rPr>
                  <w:rFonts w:ascii="Cambria Math" w:hAnsi="Cambria Math"/>
                  <w:lang w:val="en-CA"/>
                </w:rPr>
                <m:t>0</m:t>
              </m:r>
            </m:sup>
          </m:sSup>
        </m:oMath>
      </m:oMathPara>
    </w:p>
    <w:p w14:paraId="1562FF7D" w14:textId="7402BC0A" w:rsidR="00F203AD" w:rsidRPr="00880D57" w:rsidRDefault="00000000" w:rsidP="00F203AD">
      <w:pPr>
        <w:pStyle w:val="Corpsdetexte"/>
        <w:jc w:val="left"/>
        <w:rPr>
          <w:lang w:val="fr-CA"/>
        </w:rPr>
      </w:pPr>
      <m:oMathPara>
        <m:oMath>
          <m:r>
            <w:rPr>
              <w:rFonts w:ascii="Cambria Math" w:hAnsi="Cambria Math"/>
              <w:lang w:val="en-CA"/>
            </w:rPr>
            <m:t>=</m:t>
          </m:r>
          <m:sSub>
            <m:sSubPr>
              <m:ctrlPr>
                <w:ins w:id="21" w:author="Lemire, Daniel" w:date="2023-12-28T10:28:00Z">
                  <w:rPr>
                    <w:rFonts w:ascii="Cambria Math" w:hAnsi="Cambria Math"/>
                    <w:i/>
                    <w:lang w:val="en-CA"/>
                  </w:rPr>
                </w:ins>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lastRenderedPageBreak/>
        <w:t>Chacun des bit</w:t>
      </w:r>
      <w:r w:rsidR="0016079C">
        <w:rPr>
          <w:lang w:val="fr-CA"/>
        </w:rPr>
        <w:t>s</w:t>
      </w:r>
      <w:r w:rsidRPr="00C71C8E">
        <w:rPr>
          <w:lang w:val="fr-CA"/>
        </w:rPr>
        <w:t xml:space="preserve"> correspond à</w:t>
      </w:r>
      <w:r>
        <w:rPr>
          <w:lang w:val="fr-CA"/>
        </w:rPr>
        <w:t xml:space="preserve"> un exposant en base 2.</w:t>
      </w:r>
    </w:p>
    <w:p w14:paraId="4568FAEB" w14:textId="00D5D93F"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r w:rsidRPr="007A12F6">
        <w:t>système international</w:t>
      </w:r>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lastRenderedPageBreak/>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479EFA61"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16"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UTF-8 par le fait que leur bit de poids fort est 0. Unicode permet aussi de combiner plusieurs graphèmes pour faire un même caractère.</w:t>
      </w:r>
      <w:r w:rsidR="4F18673F">
        <w:t xml:space="preserve"> Le Java utilise le code UTF-16 qui représente chaque graphème en utilisant 2 ou 4 </w:t>
      </w:r>
      <w:r w:rsidR="007A12F6">
        <w:t>octets ;</w:t>
      </w:r>
      <w:r w:rsidR="4F18673F">
        <w:t xml:space="preserve">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7D0B2A4"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r w:rsidRPr="007A12F6">
        <w:t>RVB</w:t>
      </w:r>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lastRenderedPageBreak/>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w:t>
      </w:r>
      <w:r>
        <w:lastRenderedPageBreak/>
        <w:t xml:space="preserve">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20026C">
      <w:pPr>
        <w:pStyle w:val="Corpsdetexte"/>
        <w:jc w:val="center"/>
      </w:pPr>
      <w:r>
        <w:rPr>
          <w:noProof/>
        </w:rPr>
        <w:object w:dxaOrig="8069" w:dyaOrig="9162" w14:anchorId="66462CB0">
          <v:shape id="_x0000_i1081" type="#_x0000_t75" alt="" style="width:322.4pt;height:5in;mso-width-percent:0;mso-height-percent:0;mso-width-percent:0;mso-height-percent:0" o:ole="" fillcolor="window">
            <v:imagedata r:id="rId17" o:title=""/>
          </v:shape>
          <o:OLEObject Type="Embed" ProgID="Visio.Drawing.11" ShapeID="_x0000_i1081" DrawAspect="Content" ObjectID="_1765267545" r:id="rId18"/>
        </w:object>
      </w:r>
    </w:p>
    <w:p w14:paraId="009D95A6" w14:textId="588DDCBD" w:rsidR="00DD0863" w:rsidRDefault="00DD0863">
      <w:pPr>
        <w:pStyle w:val="Lgende"/>
        <w:jc w:val="center"/>
      </w:pPr>
      <w:bookmarkStart w:id="2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2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2D8B00A6"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interprétés (Python, </w:t>
      </w:r>
      <w:r w:rsidR="00F82FE9">
        <w:lastRenderedPageBreak/>
        <w:t>JavaScript) bénéficient aussi d’un compilateur qui</w:t>
      </w:r>
      <w:r w:rsidR="00B2181D">
        <w:t xml:space="preserve"> </w:t>
      </w:r>
      <w:r w:rsidR="00223F14">
        <w:t xml:space="preserve">permet d’accélérer une partie du code. Dans la pratique, il </w:t>
      </w:r>
      <w:r w:rsidR="00AB2499">
        <w:t xml:space="preserve">y a donc souvent des modèles hybrides, utilisant à la fois </w:t>
      </w:r>
      <w:r w:rsidR="007A12F6">
        <w:t>des interprètes</w:t>
      </w:r>
      <w:r w:rsidR="00AB2499">
        <w:t xml:space="preserve"> et des compilateurs.</w:t>
      </w:r>
    </w:p>
    <w:p w14:paraId="4242C2DA" w14:textId="77777777" w:rsidR="00DD0863" w:rsidRDefault="00DD0863">
      <w:pPr>
        <w:pStyle w:val="Titre3"/>
      </w:pPr>
      <w:bookmarkStart w:id="23" w:name="_Toc154322360"/>
      <w:r>
        <w:t>Étapes de création et d’exécution d’un progra</w:t>
      </w:r>
      <w:r w:rsidR="00B1070C">
        <w:t>mme Java avec l'environnement J</w:t>
      </w:r>
      <w:r>
        <w:t>SE sous Windows</w:t>
      </w:r>
      <w:bookmarkEnd w:id="2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19"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0"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1"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6AE6A3B4"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w:t>
      </w:r>
      <w:r>
        <w:t>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w:t>
      </w:r>
      <w:r w:rsidR="00F77761">
        <w:lastRenderedPageBreak/>
        <w:t>un peu mystérieuses pour un débutant. Si c'est votre cas, il peut être nécessaire de recourir aux services</w:t>
      </w:r>
      <w:r w:rsidR="00B1070C">
        <w:t xml:space="preserve"> d’un informaticien expérimenté.</w:t>
      </w:r>
      <w:bookmarkStart w:id="24" w:name="OLE_LINK45"/>
    </w:p>
    <w:p w14:paraId="29FF1704" w14:textId="63431770"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Windows</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9D7BE4">
      <w:pPr>
        <w:pStyle w:val="Corpsdetexte"/>
        <w:spacing w:before="240"/>
        <w:jc w:val="center"/>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2">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rsidP="009D7BE4">
      <w:pPr>
        <w:pStyle w:val="Corpsdetexte"/>
        <w:spacing w:before="240"/>
        <w:jc w:val="center"/>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3">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lastRenderedPageBreak/>
        <w:t>La fenêtre de dialogue suivante indique que le processus s’est déroulé correctement.</w:t>
      </w:r>
    </w:p>
    <w:p w14:paraId="0F65009C" w14:textId="41C4FCBF" w:rsidR="00DD0863" w:rsidRDefault="004B7EE2" w:rsidP="009D7BE4">
      <w:pPr>
        <w:pStyle w:val="Corpsdetexte"/>
        <w:spacing w:before="240"/>
        <w:jc w:val="center"/>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4">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9D7BE4">
      <w:pPr>
        <w:pStyle w:val="Corpsdetexte"/>
        <w:spacing w:before="240"/>
        <w:jc w:val="center"/>
      </w:pPr>
      <w:r>
        <w:rPr>
          <w:noProof/>
          <w:lang w:val="en-US" w:eastAsia="en-US"/>
        </w:rPr>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lastRenderedPageBreak/>
        <w:t>La fenêtre de dialogue suivante indique que le processus s’est déroulé correctement.</w:t>
      </w:r>
    </w:p>
    <w:p w14:paraId="2982A4FA" w14:textId="093FC518" w:rsidR="0014093B" w:rsidRDefault="0014093B" w:rsidP="009D7BE4">
      <w:pPr>
        <w:pStyle w:val="Corpsdetexte"/>
        <w:spacing w:before="240"/>
        <w:jc w:val="center"/>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2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08D3362F" w:rsidR="00DE55EF" w:rsidRDefault="00DE55EF" w:rsidP="00DE55EF">
      <w:pPr>
        <w:pStyle w:val="Code"/>
        <w:rPr>
          <w:color w:val="800080"/>
        </w:rPr>
      </w:pPr>
      <w:r>
        <w:rPr>
          <w:color w:val="800080"/>
        </w:rPr>
        <w:t>}</w:t>
      </w:r>
    </w:p>
    <w:p w14:paraId="29D25DFA" w14:textId="77777777" w:rsidR="00117845" w:rsidRPr="00C14FD5" w:rsidRDefault="00117845" w:rsidP="00DE55EF">
      <w:pPr>
        <w:pStyle w:val="Code"/>
        <w:rPr>
          <w:rFonts w:ascii="Courier New" w:hAnsi="Courier New"/>
          <w:lang w:eastAsia="en-US"/>
        </w:rPr>
      </w:pP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2839582">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lastRenderedPageBreak/>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9">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25DD0F49" w:rsidR="00B2220A" w:rsidRPr="009D7BE4" w:rsidRDefault="00C96DDC" w:rsidP="00B2220A">
      <w:pPr>
        <w:pStyle w:val="codeCompact"/>
        <w:rPr>
          <w:sz w:val="18"/>
          <w:szCs w:val="18"/>
          <w:lang w:val="en-US"/>
        </w:rPr>
      </w:pPr>
      <w:r w:rsidRPr="009D7BE4">
        <w:rPr>
          <w:color w:val="0000E6"/>
          <w:sz w:val="18"/>
          <w:szCs w:val="18"/>
          <w:lang w:val="en-US"/>
        </w:rPr>
        <w:t>"</w:t>
      </w:r>
      <w:r w:rsidR="00C372E7" w:rsidRPr="009D7BE4">
        <w:rPr>
          <w:sz w:val="18"/>
          <w:szCs w:val="18"/>
          <w:lang w:val="en-US"/>
        </w:rPr>
        <w:t>C:\</w:t>
      </w:r>
      <w:r w:rsidR="001D72C8" w:rsidRPr="009D7BE4">
        <w:rPr>
          <w:sz w:val="18"/>
          <w:szCs w:val="18"/>
          <w:lang w:val="en-US"/>
        </w:rPr>
        <w:t>Program</w:t>
      </w:r>
      <w:r w:rsidR="009D7BE4" w:rsidRPr="009D7BE4">
        <w:rPr>
          <w:sz w:val="18"/>
          <w:szCs w:val="18"/>
          <w:lang w:val="en-US"/>
        </w:rPr>
        <w:t xml:space="preserve"> </w:t>
      </w:r>
      <w:r w:rsidR="001D72C8" w:rsidRPr="009D7BE4">
        <w:rPr>
          <w:sz w:val="18"/>
          <w:szCs w:val="18"/>
          <w:lang w:val="en-US"/>
        </w:rPr>
        <w:t>Files\Java\jdk-9.0.1\bin\</w:t>
      </w:r>
      <w:r w:rsidR="00B2220A" w:rsidRPr="009D7BE4">
        <w:rPr>
          <w:sz w:val="18"/>
          <w:szCs w:val="18"/>
          <w:lang w:val="en-US"/>
        </w:rPr>
        <w:t>javac</w:t>
      </w:r>
      <w:r w:rsidRPr="009D7BE4">
        <w:rPr>
          <w:color w:val="0000E6"/>
          <w:sz w:val="18"/>
          <w:szCs w:val="18"/>
          <w:lang w:val="en-US"/>
        </w:rPr>
        <w:t>"</w:t>
      </w:r>
      <w:r w:rsidR="00B2220A" w:rsidRPr="009D7BE4">
        <w:rPr>
          <w:sz w:val="18"/>
          <w:szCs w:val="18"/>
          <w:lang w:val="en-US"/>
        </w:rPr>
        <w:t xml:space="preserve"> </w:t>
      </w:r>
      <w:r w:rsidR="001D72C8" w:rsidRPr="009D7BE4">
        <w:rPr>
          <w:sz w:val="18"/>
          <w:szCs w:val="18"/>
          <w:lang w:val="en-US"/>
        </w:rPr>
        <w:t>HelloWorld</w:t>
      </w:r>
      <w:r w:rsidR="00B2220A" w:rsidRPr="009D7BE4">
        <w:rPr>
          <w:sz w:val="18"/>
          <w:szCs w:val="18"/>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CE75A64">
            <wp:extent cx="4417853" cy="535497"/>
            <wp:effectExtent l="0" t="0" r="1905"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3688" cy="555598"/>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w:t>
      </w:r>
      <w:r>
        <w:lastRenderedPageBreak/>
        <w:t xml:space="preserve">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2608DBDC">
            <wp:extent cx="4363086" cy="528859"/>
            <wp:effectExtent l="0" t="0" r="0" b="508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5816" cy="546160"/>
                    </a:xfrm>
                    <a:prstGeom prst="rect">
                      <a:avLst/>
                    </a:prstGeom>
                  </pic:spPr>
                </pic:pic>
              </a:graphicData>
            </a:graphic>
          </wp:inline>
        </w:drawing>
      </w:r>
    </w:p>
    <w:p w14:paraId="1B900B09" w14:textId="77777777" w:rsidR="00230BC8" w:rsidRDefault="00485E91" w:rsidP="00230BC8">
      <w:pPr>
        <w:pStyle w:val="Corpsdetexte"/>
      </w:pPr>
      <w:r>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lastRenderedPageBreak/>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lastRenderedPageBreak/>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25" w:name="_Toc508790365"/>
      <w:bookmarkStart w:id="26" w:name="_Toc154322361"/>
      <w:r>
        <w:lastRenderedPageBreak/>
        <w:t>Introduction à la programmation Java</w:t>
      </w:r>
      <w:bookmarkEnd w:id="25"/>
      <w:bookmarkEnd w:id="26"/>
    </w:p>
    <w:p w14:paraId="280B070F" w14:textId="258BC547" w:rsidR="001238C4" w:rsidRDefault="001238C4" w:rsidP="001238C4">
      <w:pPr>
        <w:pStyle w:val="Corpsdetexte"/>
      </w:pPr>
      <w:r>
        <w:t xml:space="preserve">Ce chapitre introduit les principes de base de la programmation avec le langage Java. Le programme suivant est utilisé pour introduire quelques concepts fondamentaux. Dans un premier </w:t>
      </w:r>
      <w:r w:rsidR="009D7BE4">
        <w:t>temps, chacune</w:t>
      </w:r>
      <w:r>
        <w:t xml:space="preserv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32"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368B7762" w14:textId="77777777" w:rsidR="001D76A6" w:rsidRDefault="007858A7" w:rsidP="00DE55EF">
      <w:pPr>
        <w:pStyle w:val="Code"/>
        <w:rPr>
          <w:color w:val="696969"/>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xml:space="preserve">// Importe la </w:t>
      </w:r>
    </w:p>
    <w:p w14:paraId="7B799774" w14:textId="1EB02AA3" w:rsidR="007858A7" w:rsidRPr="00B242BE" w:rsidRDefault="001D76A6" w:rsidP="00DE55EF">
      <w:pPr>
        <w:pStyle w:val="Code"/>
        <w:rPr>
          <w:color w:val="000000"/>
          <w:lang w:val="en-US" w:eastAsia="en-US"/>
        </w:rPr>
      </w:pPr>
      <w:r>
        <w:rPr>
          <w:color w:val="696969"/>
          <w:lang w:eastAsia="en-US"/>
        </w:rPr>
        <w:t xml:space="preserve">  </w:t>
      </w:r>
      <w:r w:rsidR="007858A7" w:rsidRPr="00B242BE">
        <w:rPr>
          <w:color w:val="696969"/>
          <w:lang w:val="en-US" w:eastAsia="en-US"/>
        </w:rPr>
        <w:t>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21D16536" w14:textId="77777777" w:rsidR="001D76A6" w:rsidRDefault="007858A7" w:rsidP="00DE55EF">
      <w:pPr>
        <w:pStyle w:val="Code"/>
        <w:rPr>
          <w:color w:val="696969"/>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xml:space="preserve">// Les entiers lus </w:t>
      </w:r>
    </w:p>
    <w:p w14:paraId="7612673D" w14:textId="1532B3F6"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sous forme de String</w:t>
      </w:r>
    </w:p>
    <w:p w14:paraId="0B597246" w14:textId="77777777" w:rsidR="001D76A6" w:rsidRDefault="007858A7" w:rsidP="00DE55EF">
      <w:pPr>
        <w:pStyle w:val="Code"/>
        <w:rPr>
          <w:color w:val="696969"/>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xml:space="preserve">// Les entiers à </w:t>
      </w:r>
    </w:p>
    <w:p w14:paraId="5ECDB699" w14:textId="7C746B14" w:rsidR="007858A7" w:rsidRPr="007858A7" w:rsidRDefault="001D76A6" w:rsidP="00DE55EF">
      <w:pPr>
        <w:pStyle w:val="Code"/>
        <w:rPr>
          <w:color w:val="000000"/>
          <w:lang w:eastAsia="en-US"/>
        </w:rPr>
      </w:pPr>
      <w:r>
        <w:rPr>
          <w:color w:val="696969"/>
          <w:lang w:eastAsia="en-US"/>
        </w:rPr>
        <w:t xml:space="preserve">          </w:t>
      </w:r>
      <w:r w:rsidR="007858A7" w:rsidRPr="007858A7">
        <w:rPr>
          <w:color w:val="696969"/>
          <w:lang w:eastAsia="en-US"/>
        </w:rPr>
        <w:t>additionner et la somme</w:t>
      </w:r>
    </w:p>
    <w:p w14:paraId="4D2A0A9E" w14:textId="77777777" w:rsidR="001D76A6" w:rsidRDefault="007858A7" w:rsidP="00DE55EF">
      <w:pPr>
        <w:pStyle w:val="Code"/>
        <w:rPr>
          <w:color w:val="696969"/>
          <w:lang w:eastAsia="en-US"/>
        </w:rPr>
      </w:pPr>
      <w:r w:rsidRPr="007858A7">
        <w:rPr>
          <w:color w:val="000000"/>
          <w:lang w:eastAsia="en-US"/>
        </w:rPr>
        <w:t xml:space="preserve">        </w:t>
      </w:r>
      <w:r w:rsidRPr="007858A7">
        <w:rPr>
          <w:color w:val="696969"/>
          <w:lang w:eastAsia="en-US"/>
        </w:rPr>
        <w:t xml:space="preserve">// Saisir les deux chaînes de caractères qui </w:t>
      </w:r>
    </w:p>
    <w:p w14:paraId="14E30784" w14:textId="457DAD51"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représentent des nombres entiers</w:t>
      </w:r>
    </w:p>
    <w:p w14:paraId="46AC1D60" w14:textId="77777777" w:rsidR="001D76A6" w:rsidRDefault="007858A7" w:rsidP="00DE55EF">
      <w:pPr>
        <w:pStyle w:val="Code"/>
        <w:rPr>
          <w:color w:val="80803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p>
    <w:p w14:paraId="64A41710" w14:textId="37F19C3A" w:rsidR="007858A7" w:rsidRPr="007858A7" w:rsidRDefault="001D76A6" w:rsidP="00DE55EF">
      <w:pPr>
        <w:pStyle w:val="Code"/>
        <w:rPr>
          <w:color w:val="000000"/>
          <w:lang w:eastAsia="en-US"/>
        </w:rPr>
      </w:pPr>
      <w:r>
        <w:rPr>
          <w:color w:val="808030"/>
          <w:lang w:eastAsia="en-US"/>
        </w:rPr>
        <w:t xml:space="preserve">          </w:t>
      </w:r>
      <w:r w:rsidR="007858A7" w:rsidRPr="007858A7">
        <w:rPr>
          <w:color w:val="0000E6"/>
          <w:lang w:eastAsia="en-US"/>
        </w:rPr>
        <w:t>"Entrez un premier nombre entier"</w:t>
      </w:r>
      <w:r w:rsidR="007858A7" w:rsidRPr="007858A7">
        <w:rPr>
          <w:color w:val="808030"/>
          <w:lang w:eastAsia="en-US"/>
        </w:rPr>
        <w:t>)</w:t>
      </w:r>
      <w:r w:rsidR="007858A7" w:rsidRPr="007858A7">
        <w:rPr>
          <w:color w:val="800080"/>
          <w:lang w:eastAsia="en-US"/>
        </w:rPr>
        <w:t>;</w:t>
      </w:r>
    </w:p>
    <w:p w14:paraId="557B1906" w14:textId="77777777" w:rsidR="001D76A6" w:rsidRDefault="007858A7" w:rsidP="00DE55EF">
      <w:pPr>
        <w:pStyle w:val="Code"/>
        <w:rPr>
          <w:color w:val="80803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p>
    <w:p w14:paraId="067EA2F9" w14:textId="0BE10292" w:rsidR="007858A7" w:rsidRPr="007858A7" w:rsidRDefault="001D76A6" w:rsidP="00DE55EF">
      <w:pPr>
        <w:pStyle w:val="Code"/>
        <w:rPr>
          <w:color w:val="000000"/>
          <w:lang w:eastAsia="en-US"/>
        </w:rPr>
      </w:pPr>
      <w:r>
        <w:rPr>
          <w:color w:val="808030"/>
          <w:lang w:eastAsia="en-US"/>
        </w:rPr>
        <w:t xml:space="preserve">          </w:t>
      </w:r>
      <w:r w:rsidR="007858A7" w:rsidRPr="007858A7">
        <w:rPr>
          <w:color w:val="0000E6"/>
          <w:lang w:eastAsia="en-US"/>
        </w:rPr>
        <w:t>"Entrez un second nombre entier"</w:t>
      </w:r>
      <w:r w:rsidR="007858A7" w:rsidRPr="007858A7">
        <w:rPr>
          <w:color w:val="808030"/>
          <w:lang w:eastAsia="en-US"/>
        </w:rPr>
        <w:t>)</w:t>
      </w:r>
      <w:r w:rsidR="007858A7"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7B37C99F" w14:textId="77777777" w:rsidR="001D76A6" w:rsidRDefault="007858A7" w:rsidP="00DE55EF">
      <w:pPr>
        <w:pStyle w:val="Code"/>
        <w:rPr>
          <w:color w:val="696969"/>
          <w:lang w:eastAsia="en-US"/>
        </w:rPr>
      </w:pPr>
      <w:r w:rsidRPr="007858A7">
        <w:rPr>
          <w:color w:val="000000"/>
          <w:lang w:eastAsia="en-US"/>
        </w:rPr>
        <w:t xml:space="preserve">        </w:t>
      </w:r>
      <w:r w:rsidRPr="007858A7">
        <w:rPr>
          <w:color w:val="696969"/>
          <w:lang w:eastAsia="en-US"/>
        </w:rPr>
        <w:t xml:space="preserve">// JOptionPane.showInputDialog </w:t>
      </w:r>
    </w:p>
    <w:p w14:paraId="4352C281" w14:textId="121EA6B5" w:rsidR="007858A7" w:rsidRPr="007858A7" w:rsidRDefault="001D76A6" w:rsidP="00DE55EF">
      <w:pPr>
        <w:pStyle w:val="Code"/>
        <w:rPr>
          <w:color w:val="000000"/>
          <w:lang w:eastAsia="en-US"/>
        </w:rPr>
      </w:pPr>
      <w:r>
        <w:rPr>
          <w:color w:val="696969"/>
          <w:lang w:eastAsia="en-US"/>
        </w:rPr>
        <w:t xml:space="preserve">        // </w:t>
      </w:r>
      <w:r w:rsidR="007858A7" w:rsidRPr="007858A7">
        <w:rPr>
          <w:color w:val="696969"/>
          <w:lang w:eastAsia="en-US"/>
        </w:rPr>
        <w:t>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66BFC71" w:rsidR="001238C4" w:rsidRDefault="007858A7" w:rsidP="00DE55EF">
      <w:pPr>
        <w:pStyle w:val="Code"/>
        <w:rPr>
          <w:color w:val="800080"/>
          <w:lang w:eastAsia="en-US"/>
        </w:rPr>
      </w:pPr>
      <w:r w:rsidRPr="007858A7">
        <w:rPr>
          <w:color w:val="800080"/>
          <w:lang w:eastAsia="en-US"/>
        </w:rPr>
        <w:t>}</w:t>
      </w:r>
    </w:p>
    <w:p w14:paraId="77C02C80" w14:textId="77777777" w:rsidR="00117845" w:rsidRDefault="00117845" w:rsidP="00DE55EF">
      <w:pPr>
        <w:pStyle w:val="Code"/>
        <w:rPr>
          <w:color w:val="800080"/>
          <w:lang w:eastAsia="en-US"/>
        </w:rPr>
      </w:pP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lastRenderedPageBreak/>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29DBA174">
            <wp:extent cx="2159000" cy="673100"/>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rotWithShape="1">
                    <a:blip r:embed="rId33">
                      <a:extLst>
                        <a:ext uri="{28A0092B-C50C-407E-A947-70E740481C1C}">
                          <a14:useLocalDpi xmlns:a14="http://schemas.microsoft.com/office/drawing/2010/main" val="0"/>
                        </a:ext>
                      </a:extLst>
                    </a:blip>
                    <a:srcRect l="4364" t="26628" r="2891" b="9220"/>
                    <a:stretch/>
                  </pic:blipFill>
                  <pic:spPr bwMode="auto">
                    <a:xfrm>
                      <a:off x="0" y="0"/>
                      <a:ext cx="2159808" cy="673352"/>
                    </a:xfrm>
                    <a:prstGeom prst="rect">
                      <a:avLst/>
                    </a:prstGeom>
                    <a:ln>
                      <a:noFill/>
                    </a:ln>
                    <a:extLst>
                      <a:ext uri="{53640926-AAD7-44D8-BBD7-CCE9431645EC}">
                        <a14:shadowObscured xmlns:a14="http://schemas.microsoft.com/office/drawing/2010/main"/>
                      </a:ext>
                    </a:extLst>
                  </pic:spPr>
                </pic:pic>
              </a:graphicData>
            </a:graphic>
          </wp:inline>
        </w:drawing>
      </w:r>
    </w:p>
    <w:p w14:paraId="59970921" w14:textId="77777777" w:rsidR="001238C4" w:rsidRDefault="001238C4" w:rsidP="001238C4">
      <w:pPr>
        <w:pStyle w:val="Corpsdetexte"/>
      </w:pPr>
      <w:r>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30A59A47">
            <wp:extent cx="2158999" cy="685800"/>
            <wp:effectExtent l="0" t="0" r="635" b="0"/>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rotWithShape="1">
                    <a:blip r:embed="rId34">
                      <a:extLst>
                        <a:ext uri="{28A0092B-C50C-407E-A947-70E740481C1C}">
                          <a14:useLocalDpi xmlns:a14="http://schemas.microsoft.com/office/drawing/2010/main" val="0"/>
                        </a:ext>
                      </a:extLst>
                    </a:blip>
                    <a:srcRect l="2753" t="24436" r="3633" b="9590"/>
                    <a:stretch/>
                  </pic:blipFill>
                  <pic:spPr bwMode="auto">
                    <a:xfrm>
                      <a:off x="0" y="0"/>
                      <a:ext cx="2159805" cy="686056"/>
                    </a:xfrm>
                    <a:prstGeom prst="rect">
                      <a:avLst/>
                    </a:prstGeom>
                    <a:ln>
                      <a:noFill/>
                    </a:ln>
                    <a:extLst>
                      <a:ext uri="{53640926-AAD7-44D8-BBD7-CCE9431645EC}">
                        <a14:shadowObscured xmlns:a14="http://schemas.microsoft.com/office/drawing/2010/main"/>
                      </a:ext>
                    </a:extLst>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47124F6E">
            <wp:extent cx="2146299" cy="698500"/>
            <wp:effectExtent l="0" t="0" r="635"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rotWithShape="1">
                    <a:blip r:embed="rId35">
                      <a:extLst>
                        <a:ext uri="{28A0092B-C50C-407E-A947-70E740481C1C}">
                          <a14:useLocalDpi xmlns:a14="http://schemas.microsoft.com/office/drawing/2010/main" val="0"/>
                        </a:ext>
                      </a:extLst>
                    </a:blip>
                    <a:srcRect l="3327" t="24243" r="2965" b="9091"/>
                    <a:stretch/>
                  </pic:blipFill>
                  <pic:spPr bwMode="auto">
                    <a:xfrm>
                      <a:off x="0" y="0"/>
                      <a:ext cx="2147126" cy="698769"/>
                    </a:xfrm>
                    <a:prstGeom prst="rect">
                      <a:avLst/>
                    </a:prstGeom>
                    <a:ln>
                      <a:noFill/>
                    </a:ln>
                    <a:extLst>
                      <a:ext uri="{53640926-AAD7-44D8-BBD7-CCE9431645EC}">
                        <a14:shadowObscured xmlns:a14="http://schemas.microsoft.com/office/drawing/2010/main"/>
                      </a:ext>
                    </a:extLst>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27" w:name="_Toc508790366"/>
      <w:bookmarkStart w:id="28" w:name="_Toc154322362"/>
      <w:r>
        <w:t>Commentaire Java</w:t>
      </w:r>
      <w:bookmarkEnd w:id="27"/>
      <w:bookmarkEnd w:id="2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 xml:space="preserve">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w:t>
      </w:r>
      <w:r>
        <w:lastRenderedPageBreak/>
        <w:t>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4E6F3F">
      <w:pPr>
        <w:pStyle w:val="Corpsdetexte"/>
        <w:keepNext/>
        <w:keepLines/>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4E6F3F">
      <w:pPr>
        <w:pStyle w:val="Corpsdetexte"/>
        <w:keepNext/>
        <w:keepLines/>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152F582E" w:rsidR="001238C4" w:rsidRDefault="001238C4" w:rsidP="001238C4">
      <w:pPr>
        <w:pStyle w:val="Corpsdetexte"/>
      </w:pPr>
      <w:r>
        <w:t xml:space="preserve">Dans le diagramme suivant, le rectangle contenant le titre « texte quelconque sans */ </w:t>
      </w:r>
      <w:r w:rsidR="009D7BE4">
        <w:t>» représente</w:t>
      </w:r>
      <w:r>
        <w:t xml:space="preserv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20026C" w:rsidP="001238C4">
      <w:pPr>
        <w:pStyle w:val="Corpsdetexte"/>
      </w:pPr>
      <w:r>
        <w:rPr>
          <w:noProof/>
        </w:rPr>
        <w:object w:dxaOrig="10110" w:dyaOrig="1678" w14:anchorId="7621BA9B">
          <v:shape id="_x0000_i1080" type="#_x0000_t75" alt="" style="width:320.25pt;height:52.65pt;mso-width-percent:0;mso-height-percent:0;mso-width-percent:0;mso-height-percent:0" o:ole="">
            <v:imagedata r:id="rId36" o:title=""/>
          </v:shape>
          <o:OLEObject Type="Embed" ProgID="Visio.Drawing.11" ShapeID="_x0000_i1080" DrawAspect="Content" ObjectID="_1765267546" r:id="rId37"/>
        </w:object>
      </w:r>
    </w:p>
    <w:p w14:paraId="0F17FD42" w14:textId="77777777" w:rsidR="001238C4" w:rsidRPr="0000754E" w:rsidRDefault="001238C4" w:rsidP="001238C4">
      <w:pPr>
        <w:pStyle w:val="Titre2"/>
      </w:pPr>
      <w:bookmarkStart w:id="29" w:name="_Toc508790367"/>
      <w:bookmarkStart w:id="30" w:name="_Toc154322363"/>
      <w:r>
        <w:t>Importation de classes</w:t>
      </w:r>
      <w:bookmarkEnd w:id="29"/>
      <w:bookmarkEnd w:id="3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699B3182" w14:textId="570F528C" w:rsidR="002D3AE5"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40D2949A" w14:textId="77777777" w:rsidR="001238C4" w:rsidRPr="0000754E" w:rsidRDefault="001238C4" w:rsidP="001238C4">
      <w:pPr>
        <w:pStyle w:val="Titre2"/>
      </w:pPr>
      <w:bookmarkStart w:id="31" w:name="_Toc508790368"/>
      <w:bookmarkStart w:id="32" w:name="_Toc154322364"/>
      <w:r>
        <w:t>Packages</w:t>
      </w:r>
      <w:bookmarkEnd w:id="31"/>
      <w:bookmarkEnd w:id="3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lastRenderedPageBreak/>
        <w:t xml:space="preserve">La figure suivante montre les trois </w:t>
      </w:r>
      <w:r w:rsidRPr="00353336">
        <w:rPr>
          <w:i/>
          <w:iCs/>
        </w:rPr>
        <w:t>packages</w:t>
      </w:r>
      <w:r>
        <w:t xml:space="preserve"> principaux de Java avec la notation UML. UML (</w:t>
      </w:r>
      <w:hyperlink r:id="rId38"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lastRenderedPageBreak/>
        <w:drawing>
          <wp:inline distT="0" distB="0" distL="0" distR="0" wp14:anchorId="30D72FF4" wp14:editId="76464AB1">
            <wp:extent cx="4267835" cy="120810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6448" cy="122753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33" w:name="_Toc508790369"/>
      <w:bookmarkStart w:id="34" w:name="_Toc154322365"/>
      <w:r>
        <w:t>Notion de classe et de méthode</w:t>
      </w:r>
      <w:bookmarkEnd w:id="33"/>
      <w:bookmarkEnd w:id="3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35" w:name="_Toc508790370"/>
      <w:bookmarkStart w:id="36" w:name="_Toc154322366"/>
      <w:r>
        <w:lastRenderedPageBreak/>
        <w:t>Le nom d’une classe</w:t>
      </w:r>
      <w:bookmarkEnd w:id="35"/>
      <w:bookmarkEnd w:id="3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0C9E39B9" w14:textId="2891F312" w:rsidR="001238C4" w:rsidRPr="009D7BE4" w:rsidRDefault="001238C4" w:rsidP="009D7BE4">
      <w:pPr>
        <w:pStyle w:val="SQL"/>
        <w:rPr>
          <w:sz w:val="20"/>
        </w:rPr>
      </w:pPr>
      <w:r>
        <w:rPr>
          <w:sz w:val="20"/>
        </w:rPr>
        <w:t>public class Exemple1{</w:t>
      </w: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37" w:name="_Toc508790371"/>
      <w:bookmarkStart w:id="38" w:name="_Toc154322367"/>
      <w:r>
        <w:t xml:space="preserve">La méthode </w:t>
      </w:r>
      <w:r w:rsidRPr="16CBE89F">
        <w:rPr>
          <w:i/>
          <w:iCs/>
        </w:rPr>
        <w:t>main</w:t>
      </w:r>
      <w:r>
        <w:t>()</w:t>
      </w:r>
      <w:bookmarkEnd w:id="37"/>
      <w:bookmarkEnd w:id="3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6B76D319" w14:textId="07A38E2C" w:rsidR="001238C4" w:rsidRPr="009D7BE4" w:rsidRDefault="001238C4" w:rsidP="009D7BE4">
      <w:pPr>
        <w:pStyle w:val="SQL"/>
        <w:ind w:firstLine="142"/>
        <w:rPr>
          <w:sz w:val="18"/>
          <w:lang w:val="en-CA"/>
        </w:rPr>
      </w:pPr>
      <w:r>
        <w:rPr>
          <w:sz w:val="18"/>
          <w:lang w:val="en-CA"/>
        </w:rPr>
        <w:t>public static void main (String args[]) {</w:t>
      </w: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073CC422" w14:textId="4F6860A4" w:rsidR="0088533B" w:rsidRPr="001D76A6" w:rsidRDefault="0088533B" w:rsidP="001D76A6">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0A22CDDB" w14:textId="01AC7099" w:rsidR="001238C4" w:rsidRPr="001D76A6" w:rsidRDefault="001238C4" w:rsidP="001D76A6">
      <w:pPr>
        <w:pStyle w:val="SQL"/>
        <w:rPr>
          <w:sz w:val="18"/>
          <w:szCs w:val="18"/>
        </w:rPr>
      </w:pPr>
      <w:r w:rsidRPr="000A1A23">
        <w:rPr>
          <w:sz w:val="18"/>
          <w:szCs w:val="18"/>
        </w:rPr>
        <w:t>java Exemple1</w:t>
      </w: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w:t>
      </w:r>
      <w:r>
        <w:lastRenderedPageBreak/>
        <w:t xml:space="preserve">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39" w:name="_Toc508790372"/>
      <w:bookmarkStart w:id="40" w:name="_Toc154322368"/>
      <w:r>
        <w:t>Corps d’une méthode</w:t>
      </w:r>
      <w:bookmarkEnd w:id="39"/>
      <w:bookmarkEnd w:id="4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41" w:name="_Toc508790373"/>
      <w:bookmarkStart w:id="42" w:name="_Toc154322369"/>
      <w:r>
        <w:t>Déclaration de variables</w:t>
      </w:r>
      <w:bookmarkEnd w:id="41"/>
      <w:bookmarkEnd w:id="42"/>
    </w:p>
    <w:p w14:paraId="29D02A1D" w14:textId="77777777" w:rsidR="001238C4" w:rsidRDefault="001238C4" w:rsidP="001238C4">
      <w:pPr>
        <w:pStyle w:val="Corpsdetexte"/>
      </w:pPr>
      <w:r>
        <w:t xml:space="preserve">La ligne suivante dans le corps de la méthode </w:t>
      </w:r>
      <w:r w:rsidRPr="00A2742C">
        <w:rPr>
          <w:i/>
        </w:rPr>
        <w:t>main</w:t>
      </w:r>
      <w:r>
        <w:t>()</w:t>
      </w:r>
    </w:p>
    <w:p w14:paraId="7EE0E268" w14:textId="2A35BE28" w:rsidR="001D76A6" w:rsidRDefault="001238C4" w:rsidP="001238C4">
      <w:pPr>
        <w:pStyle w:val="SQL"/>
        <w:ind w:firstLine="142"/>
        <w:rPr>
          <w:sz w:val="18"/>
        </w:rPr>
      </w:pPr>
      <w:r w:rsidRPr="008C0F8E">
        <w:rPr>
          <w:sz w:val="18"/>
        </w:rPr>
        <w:t xml:space="preserve">String chaine1, chaine2; // Les entiers sous </w:t>
      </w:r>
    </w:p>
    <w:p w14:paraId="31EC5F05" w14:textId="22DA427F" w:rsidR="001238C4" w:rsidRPr="008C0F8E" w:rsidRDefault="001D76A6" w:rsidP="001238C4">
      <w:pPr>
        <w:pStyle w:val="SQL"/>
        <w:ind w:firstLine="142"/>
        <w:rPr>
          <w:sz w:val="18"/>
        </w:rPr>
      </w:pPr>
      <w:r>
        <w:rPr>
          <w:sz w:val="18"/>
        </w:rPr>
        <w:t xml:space="preserve">           // </w:t>
      </w:r>
      <w:r w:rsidR="001238C4" w:rsidRPr="008C0F8E">
        <w:rPr>
          <w:sz w:val="18"/>
        </w:rPr>
        <w:t>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lastRenderedPageBreak/>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42"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4BE5206B" w14:textId="5456A192" w:rsidR="001238C4" w:rsidRPr="009D7BE4" w:rsidRDefault="001238C4" w:rsidP="009D7BE4">
      <w:pPr>
        <w:pStyle w:val="SQL"/>
        <w:ind w:firstLine="142"/>
        <w:rPr>
          <w:sz w:val="18"/>
        </w:rPr>
      </w:pPr>
      <w:r w:rsidRPr="008C0F8E">
        <w:rPr>
          <w:sz w:val="18"/>
        </w:rPr>
        <w:t>int entier1, entier2, somme;  // Les entiers à additionner</w:t>
      </w: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20026C" w:rsidP="001238C4">
      <w:pPr>
        <w:pStyle w:val="Corpsdetexte"/>
        <w:jc w:val="center"/>
      </w:pPr>
      <w:r>
        <w:rPr>
          <w:noProof/>
        </w:rPr>
        <w:object w:dxaOrig="4017" w:dyaOrig="3478" w14:anchorId="6825C7CE">
          <v:shape id="_x0000_i1079" type="#_x0000_t75" alt="" style="width:156.9pt;height:131.1pt;mso-width-percent:0;mso-height-percent:0;mso-width-percent:0;mso-height-percent:0" o:ole="">
            <v:imagedata r:id="rId43" o:title=""/>
          </v:shape>
          <o:OLEObject Type="Embed" ProgID="Visio.Drawing.11" ShapeID="_x0000_i1079" DrawAspect="Content" ObjectID="_1765267547" r:id="rId44"/>
        </w:object>
      </w:r>
    </w:p>
    <w:p w14:paraId="4419FDCE" w14:textId="45EE8A13" w:rsidR="001238C4" w:rsidRDefault="001238C4" w:rsidP="001238C4">
      <w:pPr>
        <w:pStyle w:val="Corpsdetexte"/>
      </w:pPr>
      <w:r>
        <w:lastRenderedPageBreak/>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43" w:name="_Toc508790374"/>
      <w:bookmarkStart w:id="44" w:name="_Toc154322370"/>
      <w:r>
        <w:t xml:space="preserve">Types </w:t>
      </w:r>
      <w:r w:rsidR="00811F86">
        <w:t>prédéfinis</w:t>
      </w:r>
      <w:r>
        <w:t xml:space="preserve"> de Java</w:t>
      </w:r>
      <w:bookmarkEnd w:id="43"/>
      <w:bookmarkEnd w:id="44"/>
    </w:p>
    <w:p w14:paraId="61CE63ED" w14:textId="07E42835"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3221"/>
        <w:gridCol w:w="3119"/>
      </w:tblGrid>
      <w:tr w:rsidR="001238C4" w:rsidRPr="0028616D" w14:paraId="737838F3" w14:textId="77777777" w:rsidTr="001D76A6">
        <w:tc>
          <w:tcPr>
            <w:tcW w:w="322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3119"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1D76A6">
        <w:tc>
          <w:tcPr>
            <w:tcW w:w="322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3119"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1D76A6">
        <w:tc>
          <w:tcPr>
            <w:tcW w:w="322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3119"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1D76A6">
        <w:tc>
          <w:tcPr>
            <w:tcW w:w="322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3119"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1D76A6">
        <w:tc>
          <w:tcPr>
            <w:tcW w:w="322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3119"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1D76A6">
        <w:tc>
          <w:tcPr>
            <w:tcW w:w="322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3119"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1D76A6">
        <w:tc>
          <w:tcPr>
            <w:tcW w:w="322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3119"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1D76A6">
        <w:tc>
          <w:tcPr>
            <w:tcW w:w="322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3119" w:type="dxa"/>
            <w:vAlign w:val="center"/>
          </w:tcPr>
          <w:p w14:paraId="1C11B462" w14:textId="521D2F3F"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1D76A6">
        <w:tc>
          <w:tcPr>
            <w:tcW w:w="322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3119" w:type="dxa"/>
            <w:vAlign w:val="center"/>
          </w:tcPr>
          <w:p w14:paraId="45DF59EA" w14:textId="5F86D16D"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7EFF0457" w14:textId="61D16575" w:rsidR="00110EA5" w:rsidRDefault="00110EA5" w:rsidP="001238C4">
      <w:pPr>
        <w:pStyle w:val="Corpsdetexte"/>
        <w:rPr>
          <w:lang w:val="fr-CA"/>
        </w:rPr>
      </w:pPr>
      <w:r w:rsidRPr="00110EA5">
        <w:t>En informatique, on définit l'ensemble des nombres positifs comme étant les nombres plus grands que zéro. Les nombres négatifs sont les nombres plus petits que zéro.</w:t>
      </w:r>
      <w:r>
        <w:t xml:space="preserve"> Les nombres entiers (par ex., short, int) comportent une seule valeur nulle (0) alors que les nombres à virgule flottante (float, double) comportent deux valeurs nulles : le zéro négatif (-0) et le zéro positif (+0). Quand on écrit un nombre avec un point décimal en Java (par ex., 3.1416), celui-ci est interprété comme un nombre à virgule flottante ayant une précision de 64 bits. Les nombres à virgule flottante comportent aussi les valeurs infinies (</w:t>
      </w:r>
      <w:r w:rsidRPr="00110EA5">
        <w:t>Double.POSITIVE_INFINITY</w:t>
      </w:r>
      <w:r>
        <w:t xml:space="preserve"> et </w:t>
      </w:r>
      <w:r w:rsidRPr="00110EA5">
        <w:t>Double.</w:t>
      </w:r>
      <w:r>
        <w:t>NEGATIVE</w:t>
      </w:r>
      <w:r w:rsidRPr="00110EA5">
        <w:t>_INFINITY</w:t>
      </w:r>
      <w:r>
        <w:t xml:space="preserve">). La division d’un nombre non nul par une valeur nulle en Java donne une valeur infinie. La division d’une valeur </w:t>
      </w:r>
      <w:r>
        <w:lastRenderedPageBreak/>
        <w:t>nulle par une autre valeur nulle donne une valeur spéciale (NaN pour Not a Number) qui a la propriété unique de ne pas être égale à elle-même : l’expression 0.</w:t>
      </w:r>
      <w:r w:rsidRPr="00110EA5">
        <w:t xml:space="preserve">0/0.0 == </w:t>
      </w:r>
      <w:r>
        <w:t>0.</w:t>
      </w:r>
      <w:r w:rsidRPr="00110EA5">
        <w:t>0/0.0</w:t>
      </w:r>
      <w:r>
        <w:t xml:space="preserve"> est fausse en Java. </w:t>
      </w:r>
      <w:r w:rsidRPr="00110EA5">
        <w:t>En général, il est possible de représenter l'ensemble des nombres</w:t>
      </w:r>
      <w:r>
        <w:t xml:space="preserve"> réels</w:t>
      </w:r>
      <w:r w:rsidRPr="00110EA5">
        <w:t xml:space="preserve"> entre </w:t>
      </w:r>
      <w:r w:rsidRPr="002A37FB">
        <w:rPr>
          <w:sz w:val="20"/>
          <w:szCs w:val="20"/>
          <w:lang w:val="fr-CA"/>
        </w:rPr>
        <w:t>-1.7*10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w:t>
      </w:r>
      <w:r w:rsidRPr="00110EA5">
        <w:t xml:space="preserve">avec 15 chiffres de précision, mais pas 16 chiffres de précision. </w:t>
      </w:r>
      <w:r>
        <w:t>Par exemple, l</w:t>
      </w:r>
      <w:r w:rsidRPr="00110EA5">
        <w:t xml:space="preserve">es nombres </w:t>
      </w:r>
      <w:r>
        <w:t xml:space="preserve">comportant 16 chiffres significatifs </w:t>
      </w:r>
      <w:r w:rsidRPr="00110EA5">
        <w:t>0.8825149536132812 et 0.8825149536132813 sont représentés en nombre à virgule flottante comme étant 115673 fois 2 à la puissance -17 ce qui est le nombre 0.88251495361328125.</w:t>
      </w:r>
      <w:r>
        <w:t xml:space="preserve"> Nous avons donc que l’expression </w:t>
      </w:r>
      <w:r w:rsidRPr="00110EA5">
        <w:t xml:space="preserve">0.8825149536132812 </w:t>
      </w:r>
      <w:r>
        <w:t>==</w:t>
      </w:r>
      <w:r w:rsidRPr="00110EA5">
        <w:t xml:space="preserve"> 0.8825149536132813</w:t>
      </w:r>
      <w:r>
        <w:t xml:space="preserve"> est vraie en Java.</w:t>
      </w:r>
    </w:p>
    <w:p w14:paraId="6EEDC2AF" w14:textId="56E73592" w:rsidR="001238C4" w:rsidRPr="008C3B28" w:rsidRDefault="001238C4" w:rsidP="001238C4">
      <w:pPr>
        <w:pStyle w:val="Corpsdetexte"/>
        <w:rPr>
          <w:lang w:val="fr-CA"/>
        </w:rPr>
      </w:pPr>
      <w:r w:rsidRPr="00F23B2E">
        <w:rPr>
          <w:lang w:val="fr-CA"/>
        </w:rPr>
        <w:t xml:space="preserve">Le type </w:t>
      </w:r>
      <w:hyperlink r:id="rId45"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46"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45" w:name="_Toc508790375"/>
      <w:bookmarkStart w:id="46" w:name="_Toc154322371"/>
      <w:r>
        <w:t>Appel de méthode de classe, paramètres et énoncé d’affectation</w:t>
      </w:r>
      <w:bookmarkEnd w:id="45"/>
      <w:bookmarkEnd w:id="46"/>
    </w:p>
    <w:p w14:paraId="29F888C5" w14:textId="77777777" w:rsidR="001238C4" w:rsidRDefault="001238C4" w:rsidP="001238C4">
      <w:pPr>
        <w:pStyle w:val="Corpsdetexte"/>
      </w:pPr>
      <w:r>
        <w:t xml:space="preserve">La ligne </w:t>
      </w:r>
    </w:p>
    <w:p w14:paraId="275489F0" w14:textId="1A81351C" w:rsidR="001238C4" w:rsidRPr="009D7BE4" w:rsidRDefault="001238C4" w:rsidP="009D7BE4">
      <w:pPr>
        <w:pStyle w:val="SQL"/>
        <w:ind w:firstLine="142"/>
        <w:rPr>
          <w:sz w:val="18"/>
        </w:rPr>
      </w:pPr>
      <w:r w:rsidRPr="008C0F8E">
        <w:rPr>
          <w:sz w:val="18"/>
        </w:rPr>
        <w:t>chaine1 = JOptionPane.showInputDialog("Entrez un premier nombre entier");</w:t>
      </w: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47"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20026C" w:rsidP="001238C4">
      <w:pPr>
        <w:pStyle w:val="Corpsdetexte"/>
      </w:pPr>
      <w:r>
        <w:rPr>
          <w:noProof/>
        </w:rPr>
        <w:object w:dxaOrig="5430" w:dyaOrig="958" w14:anchorId="61B50D71">
          <v:shape id="_x0000_i1078" type="#_x0000_t75" alt="" style="width:275.1pt;height:51.6pt;mso-width-percent:0;mso-height-percent:0;mso-width-percent:0;mso-height-percent:0" o:ole="">
            <v:imagedata r:id="rId48" o:title=""/>
          </v:shape>
          <o:OLEObject Type="Embed" ProgID="Visio.Drawing.11" ShapeID="_x0000_i1078" DrawAspect="Content" ObjectID="_1765267548" r:id="rId49"/>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20026C" w:rsidP="001238C4">
      <w:pPr>
        <w:pStyle w:val="Corpsdetexte"/>
      </w:pPr>
      <w:r>
        <w:rPr>
          <w:noProof/>
        </w:rPr>
        <w:object w:dxaOrig="10083" w:dyaOrig="958" w14:anchorId="473F37B2">
          <v:shape id="_x0000_i1077" type="#_x0000_t75" alt="" style="width:333.15pt;height:31.15pt;mso-width-percent:0;mso-height-percent:0;mso-width-percent:0;mso-height-percent:0" o:ole="">
            <v:imagedata r:id="rId50" o:title=""/>
          </v:shape>
          <o:OLEObject Type="Embed" ProgID="Visio.Drawing.11" ShapeID="_x0000_i1077" DrawAspect="Content" ObjectID="_1765267549" r:id="rId51"/>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24C47D37">
            <wp:extent cx="2006600" cy="622300"/>
            <wp:effectExtent l="0" t="0" r="0" b="0"/>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rotWithShape="1">
                    <a:blip r:embed="rId52">
                      <a:extLst>
                        <a:ext uri="{28A0092B-C50C-407E-A947-70E740481C1C}">
                          <a14:useLocalDpi xmlns:a14="http://schemas.microsoft.com/office/drawing/2010/main" val="0"/>
                        </a:ext>
                      </a:extLst>
                    </a:blip>
                    <a:srcRect l="4063" t="29619" r="4226" b="7277"/>
                    <a:stretch/>
                  </pic:blipFill>
                  <pic:spPr bwMode="auto">
                    <a:xfrm>
                      <a:off x="0" y="0"/>
                      <a:ext cx="2006856" cy="622379"/>
                    </a:xfrm>
                    <a:prstGeom prst="rect">
                      <a:avLst/>
                    </a:prstGeom>
                    <a:ln>
                      <a:noFill/>
                    </a:ln>
                    <a:extLst>
                      <a:ext uri="{53640926-AAD7-44D8-BBD7-CCE9431645EC}">
                        <a14:shadowObscured xmlns:a14="http://schemas.microsoft.com/office/drawing/2010/main"/>
                      </a:ext>
                    </a:extLst>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06FA0272">
            <wp:extent cx="2082800" cy="698500"/>
            <wp:effectExtent l="0" t="0" r="0" b="0"/>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rotWithShape="1">
                    <a:blip r:embed="rId33">
                      <a:extLst>
                        <a:ext uri="{28A0092B-C50C-407E-A947-70E740481C1C}">
                          <a14:useLocalDpi xmlns:a14="http://schemas.microsoft.com/office/drawing/2010/main" val="0"/>
                        </a:ext>
                      </a:extLst>
                    </a:blip>
                    <a:srcRect l="3427" t="22799" r="2947" b="7537"/>
                    <a:stretch/>
                  </pic:blipFill>
                  <pic:spPr bwMode="auto">
                    <a:xfrm>
                      <a:off x="0" y="0"/>
                      <a:ext cx="2083407" cy="698703"/>
                    </a:xfrm>
                    <a:prstGeom prst="rect">
                      <a:avLst/>
                    </a:prstGeom>
                    <a:ln>
                      <a:noFill/>
                    </a:ln>
                    <a:extLst>
                      <a:ext uri="{53640926-AAD7-44D8-BBD7-CCE9431645EC}">
                        <a14:shadowObscured xmlns:a14="http://schemas.microsoft.com/office/drawing/2010/main"/>
                      </a:ext>
                    </a:extLst>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20026C" w:rsidP="001238C4">
      <w:pPr>
        <w:pStyle w:val="Corpsdetexte"/>
        <w:jc w:val="center"/>
      </w:pPr>
      <w:r>
        <w:rPr>
          <w:noProof/>
        </w:rPr>
        <w:object w:dxaOrig="8947" w:dyaOrig="3478" w14:anchorId="2D7C813F">
          <v:shape id="_x0000_i1076" type="#_x0000_t75" alt="" style="width:327.75pt;height:125.75pt;mso-width-percent:0;mso-height-percent:0;mso-width-percent:0;mso-height-percent:0" o:ole="">
            <v:imagedata r:id="rId53" o:title=""/>
          </v:shape>
          <o:OLEObject Type="Embed" ProgID="Visio.Drawing.11" ShapeID="_x0000_i1076" DrawAspect="Content" ObjectID="_1765267550" r:id="rId54"/>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lastRenderedPageBreak/>
        <w:t xml:space="preserve">Un aspect important à saisir dans cette opération est le fait que la séquence de caractères lue n’est pas interprétée comme un nombre entier à ce point-ci mais comme une chaîne de caractères (type </w:t>
      </w:r>
      <w:hyperlink r:id="rId55"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1ACA924C" w14:textId="313C3B95" w:rsidR="001238C4" w:rsidRPr="009D7BE4" w:rsidRDefault="001238C4" w:rsidP="009D7BE4">
      <w:pPr>
        <w:pStyle w:val="SQL"/>
        <w:ind w:firstLine="142"/>
        <w:rPr>
          <w:sz w:val="18"/>
        </w:rPr>
      </w:pPr>
      <w:r>
        <w:rPr>
          <w:sz w:val="18"/>
        </w:rPr>
        <w:t xml:space="preserve">        </w:t>
      </w:r>
      <w:r w:rsidRPr="008C0F8E">
        <w:rPr>
          <w:sz w:val="18"/>
        </w:rPr>
        <w:t>"Entrez un premier nombre entier</w:t>
      </w:r>
      <w:r>
        <w:rPr>
          <w:sz w:val="18"/>
        </w:rPr>
        <w:t>"</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56"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57"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58"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59"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0"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1"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w:t>
      </w:r>
      <w:r>
        <w:lastRenderedPageBreak/>
        <w:t xml:space="preserve">de la partie droite soit compatible avec le type de la variable de la partie gauche. Dans notre cas, il faut que la méthode retourne un </w:t>
      </w:r>
      <w:hyperlink r:id="rId62"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t xml:space="preserve">La ligne suivante permet de saisir la séquence des chiffres du deuxième entier dans la variable </w:t>
      </w:r>
      <w:r w:rsidRPr="00837027">
        <w:rPr>
          <w:i/>
          <w:iCs/>
        </w:rPr>
        <w:t>chaine2</w:t>
      </w:r>
      <w:r>
        <w:t> :</w:t>
      </w:r>
    </w:p>
    <w:p w14:paraId="0517A48C" w14:textId="60F9D29B" w:rsidR="001238C4" w:rsidRPr="001D76A6" w:rsidRDefault="001238C4" w:rsidP="001D76A6">
      <w:pPr>
        <w:pStyle w:val="SQL"/>
        <w:ind w:firstLine="142"/>
        <w:rPr>
          <w:sz w:val="18"/>
        </w:rPr>
      </w:pPr>
      <w:r w:rsidRPr="008C0F8E">
        <w:rPr>
          <w:sz w:val="18"/>
        </w:rPr>
        <w:t>chaine2 = JOptionPane.showInputDialog("Entrez un second nombre entier");</w:t>
      </w:r>
    </w:p>
    <w:p w14:paraId="771043FB" w14:textId="77777777" w:rsidR="001238C4" w:rsidRDefault="001238C4" w:rsidP="001238C4">
      <w:pPr>
        <w:pStyle w:val="Corpsdetexte"/>
      </w:pPr>
      <w:r>
        <w:t>Dans la figure suivante, l’utilisateur a entré "5" :</w:t>
      </w:r>
    </w:p>
    <w:p w14:paraId="460CEC12" w14:textId="143A314F" w:rsidR="001238C4" w:rsidRDefault="0020026C" w:rsidP="001238C4">
      <w:pPr>
        <w:pStyle w:val="Corpsdetexte"/>
        <w:jc w:val="center"/>
      </w:pPr>
      <w:r>
        <w:rPr>
          <w:noProof/>
        </w:rPr>
        <w:object w:dxaOrig="8991" w:dyaOrig="3478" w14:anchorId="5883870A">
          <v:shape id="_x0000_i1075" type="#_x0000_t75" alt="" style="width:326.7pt;height:127.9pt;mso-width-percent:0;mso-height-percent:0;mso-width-percent:0;mso-height-percent:0" o:ole="">
            <v:imagedata r:id="rId63" o:title=""/>
          </v:shape>
          <o:OLEObject Type="Embed" ProgID="Visio.Drawing.11" ShapeID="_x0000_i1075" DrawAspect="Content" ObjectID="_1765267551" r:id="rId64"/>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76DD932C" w14:textId="6EC6837D" w:rsidR="001238C4" w:rsidRPr="009D7BE4" w:rsidRDefault="001238C4" w:rsidP="009D7BE4">
      <w:pPr>
        <w:pStyle w:val="SQL"/>
        <w:ind w:firstLine="142"/>
        <w:rPr>
          <w:sz w:val="18"/>
        </w:rPr>
      </w:pPr>
      <w:r w:rsidRPr="008C0F8E">
        <w:rPr>
          <w:sz w:val="18"/>
        </w:rPr>
        <w:t xml:space="preserve">        entier1 = Integer.parseInt(chaine1);</w:t>
      </w: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20026C" w:rsidP="001238C4">
      <w:pPr>
        <w:pStyle w:val="Corpsdetexte"/>
      </w:pPr>
      <w:r>
        <w:rPr>
          <w:noProof/>
        </w:rPr>
        <w:object w:dxaOrig="4017" w:dyaOrig="3478" w14:anchorId="3F5ED301">
          <v:shape id="_x0000_i1074" type="#_x0000_t75" alt="" style="width:164.4pt;height:2in;mso-width-percent:0;mso-height-percent:0;mso-width-percent:0;mso-height-percent:0" o:ole="">
            <v:imagedata r:id="rId65" o:title=""/>
          </v:shape>
          <o:OLEObject Type="Embed" ProgID="Visio.Drawing.11" ShapeID="_x0000_i1074" DrawAspect="Content" ObjectID="_1765267552" r:id="rId66"/>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67"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68"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t>La ligne suivante convertit le deuxième entier :</w:t>
      </w:r>
    </w:p>
    <w:p w14:paraId="3CB7CB14" w14:textId="50AF53BC" w:rsidR="001238C4" w:rsidRPr="009D7BE4" w:rsidRDefault="001238C4" w:rsidP="009D7BE4">
      <w:pPr>
        <w:pStyle w:val="SQL"/>
        <w:ind w:firstLine="142"/>
        <w:rPr>
          <w:sz w:val="18"/>
        </w:rPr>
      </w:pPr>
      <w:r w:rsidRPr="008C0F8E">
        <w:rPr>
          <w:sz w:val="18"/>
        </w:rPr>
        <w:t xml:space="preserve">        entier2 = Integer.parseInt(chaine2);</w:t>
      </w:r>
    </w:p>
    <w:p w14:paraId="71F67FD3" w14:textId="77777777" w:rsidR="001238C4" w:rsidRDefault="001238C4" w:rsidP="001238C4">
      <w:pPr>
        <w:pStyle w:val="Corpsdetexte"/>
      </w:pPr>
      <w:r>
        <w:t>Dans notre exemple, cela produit l’effet suivant en mémoire :</w:t>
      </w:r>
    </w:p>
    <w:p w14:paraId="1892BF62" w14:textId="786EBD34" w:rsidR="001238C4" w:rsidRDefault="0020026C" w:rsidP="001238C4">
      <w:pPr>
        <w:pStyle w:val="Corpsdetexte"/>
      </w:pPr>
      <w:r>
        <w:rPr>
          <w:noProof/>
        </w:rPr>
        <w:object w:dxaOrig="4017" w:dyaOrig="3478" w14:anchorId="67698FAB">
          <v:shape id="_x0000_i1073" type="#_x0000_t75" alt="" style="width:164.4pt;height:2in;mso-width-percent:0;mso-height-percent:0;mso-width-percent:0;mso-height-percent:0" o:ole="">
            <v:imagedata r:id="rId69" o:title=""/>
          </v:shape>
          <o:OLEObject Type="Embed" ProgID="Visio.Drawing.11" ShapeID="_x0000_i1073" DrawAspect="Content" ObjectID="_1765267553" r:id="rId70"/>
        </w:object>
      </w:r>
    </w:p>
    <w:p w14:paraId="50C4E4A6" w14:textId="77777777" w:rsidR="001238C4" w:rsidRPr="00977D8F" w:rsidRDefault="001238C4" w:rsidP="001238C4">
      <w:pPr>
        <w:pStyle w:val="Titre3"/>
      </w:pPr>
      <w:bookmarkStart w:id="47" w:name="_Toc508790376"/>
      <w:bookmarkStart w:id="48" w:name="_Toc154322372"/>
      <w:r>
        <w:t>Expression</w:t>
      </w:r>
      <w:bookmarkEnd w:id="47"/>
      <w:bookmarkEnd w:id="4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18E08CB9" w14:textId="712C40C4" w:rsidR="001238C4" w:rsidRPr="009D7BE4" w:rsidRDefault="001238C4" w:rsidP="009D7BE4">
      <w:pPr>
        <w:pStyle w:val="SQL"/>
        <w:ind w:firstLine="142"/>
        <w:rPr>
          <w:sz w:val="18"/>
        </w:rPr>
      </w:pPr>
      <w:r w:rsidRPr="008C0F8E">
        <w:rPr>
          <w:sz w:val="18"/>
        </w:rPr>
        <w:lastRenderedPageBreak/>
        <w:t xml:space="preserve">        somme = entier1 + entier2;</w:t>
      </w: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20026C" w:rsidP="001238C4">
      <w:pPr>
        <w:pStyle w:val="Corpsdetexte"/>
      </w:pPr>
      <w:r>
        <w:rPr>
          <w:noProof/>
        </w:rPr>
        <w:object w:dxaOrig="4558" w:dyaOrig="3478" w14:anchorId="13B494ED">
          <v:shape id="_x0000_i1072" type="#_x0000_t75" alt="" style="width:177.3pt;height:131.1pt;mso-width-percent:0;mso-height-percent:0;mso-width-percent:0;mso-height-percent:0" o:ole="">
            <v:imagedata r:id="rId71" o:title=""/>
          </v:shape>
          <o:OLEObject Type="Embed" ProgID="Visio.Drawing.11" ShapeID="_x0000_i1072" DrawAspect="Content" ObjectID="_1765267554" r:id="rId72"/>
        </w:object>
      </w:r>
    </w:p>
    <w:p w14:paraId="7170DF5D" w14:textId="77777777" w:rsidR="001238C4" w:rsidRDefault="001238C4" w:rsidP="001238C4">
      <w:pPr>
        <w:pStyle w:val="Corpsdetexte"/>
      </w:pPr>
      <w:r>
        <w:t>La ligne suivante affiche la somme dans une fenêtre de dialogue :</w:t>
      </w:r>
    </w:p>
    <w:p w14:paraId="3A7B4873" w14:textId="49BD8781" w:rsidR="001238C4" w:rsidRPr="009D7BE4" w:rsidRDefault="001238C4" w:rsidP="009D7BE4">
      <w:pPr>
        <w:pStyle w:val="SQL"/>
        <w:ind w:firstLine="142"/>
        <w:rPr>
          <w:sz w:val="18"/>
        </w:rPr>
      </w:pPr>
      <w:r w:rsidRPr="008C0F8E">
        <w:rPr>
          <w:sz w:val="18"/>
        </w:rPr>
        <w:t>JOptionPane.showMessageDialog(null,"La somme des deux entiers est " + somme);</w:t>
      </w:r>
    </w:p>
    <w:p w14:paraId="26972E8F" w14:textId="77777777" w:rsidR="001238C4" w:rsidRDefault="001238C4" w:rsidP="001238C4">
      <w:pPr>
        <w:pStyle w:val="Corpsdetexte"/>
      </w:pPr>
      <w:r>
        <w:t>Dans notre exemple, on obtient :</w:t>
      </w:r>
    </w:p>
    <w:p w14:paraId="10E1E211" w14:textId="2CE7B5F7" w:rsidR="001238C4" w:rsidRDefault="0020026C" w:rsidP="001238C4">
      <w:pPr>
        <w:pStyle w:val="Corpsdetexte"/>
        <w:jc w:val="center"/>
      </w:pPr>
      <w:r>
        <w:rPr>
          <w:noProof/>
        </w:rPr>
        <w:object w:dxaOrig="8587" w:dyaOrig="3478" w14:anchorId="09B16395">
          <v:shape id="_x0000_i1071" type="#_x0000_t75" alt="" style="width:332.05pt;height:133.25pt;mso-width-percent:0;mso-height-percent:0;mso-width-percent:0;mso-height-percent:0" o:ole="">
            <v:imagedata r:id="rId73" o:title=""/>
          </v:shape>
          <o:OLEObject Type="Embed" ProgID="Visio.Drawing.11" ShapeID="_x0000_i1071" DrawAspect="Content" ObjectID="_1765267555" r:id="rId74"/>
        </w:object>
      </w:r>
    </w:p>
    <w:p w14:paraId="44AA6FE8" w14:textId="5B73E415" w:rsidR="001238C4" w:rsidRDefault="001238C4" w:rsidP="001238C4">
      <w:pPr>
        <w:pStyle w:val="Corpsdetexte"/>
      </w:pPr>
      <w:r>
        <w:lastRenderedPageBreak/>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75"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49" w:name="_Toc508790377"/>
      <w:bookmarkStart w:id="50" w:name="_Toc154322373"/>
      <w:r>
        <w:t xml:space="preserve">Expression de type </w:t>
      </w:r>
      <w:r w:rsidRPr="16CBE89F">
        <w:rPr>
          <w:i/>
          <w:iCs/>
        </w:rPr>
        <w:t>String</w:t>
      </w:r>
      <w:bookmarkEnd w:id="49"/>
      <w:bookmarkEnd w:id="50"/>
    </w:p>
    <w:p w14:paraId="1A0F1586" w14:textId="77777777" w:rsidR="001238C4" w:rsidRDefault="001238C4" w:rsidP="001238C4">
      <w:pPr>
        <w:pStyle w:val="Corpsdetexte"/>
      </w:pPr>
      <w:r>
        <w:t>Dans notre exemple, la valeur du paramètre est en réalité produite par une expression :</w:t>
      </w:r>
    </w:p>
    <w:p w14:paraId="1A738DA2" w14:textId="070433B6" w:rsidR="001238C4" w:rsidRPr="009D7BE4" w:rsidRDefault="001238C4" w:rsidP="009D7BE4">
      <w:pPr>
        <w:pStyle w:val="SQL"/>
        <w:ind w:firstLine="142"/>
        <w:rPr>
          <w:sz w:val="18"/>
        </w:rPr>
      </w:pPr>
      <w:r w:rsidRPr="008C0F8E">
        <w:rPr>
          <w:sz w:val="18"/>
        </w:rPr>
        <w:t xml:space="preserve">        "La somme </w:t>
      </w:r>
      <w:r>
        <w:rPr>
          <w:sz w:val="18"/>
        </w:rPr>
        <w:t>des deux entiers est " + somme</w:t>
      </w:r>
    </w:p>
    <w:p w14:paraId="5E0D37D2" w14:textId="74D7B61A" w:rsidR="001238C4" w:rsidRDefault="001238C4" w:rsidP="001238C4">
      <w:pPr>
        <w:pStyle w:val="Corpsdetexte"/>
      </w:pPr>
      <w:r>
        <w:t xml:space="preserve">Cette expression devrait paraître curieuse pour un non-initié. En effet, l’expression additionne un </w:t>
      </w:r>
      <w:hyperlink r:id="rId76"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77"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78"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79"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0"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1"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82"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83"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84"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D95010C"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lastRenderedPageBreak/>
        <w:t xml:space="preserve">"La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9B61164" w14:textId="120AA7F4" w:rsidR="001238C4" w:rsidRPr="009D7BE4" w:rsidRDefault="001238C4" w:rsidP="009D7BE4">
      <w:pPr>
        <w:pStyle w:val="SQL"/>
        <w:ind w:firstLine="142"/>
        <w:rPr>
          <w:sz w:val="18"/>
        </w:rPr>
      </w:pPr>
      <w:r w:rsidRPr="008C0F8E">
        <w:rPr>
          <w:sz w:val="18"/>
        </w:rPr>
        <w:t xml:space="preserve">        System.exit(0);</w:t>
      </w:r>
    </w:p>
    <w:p w14:paraId="38C6203D" w14:textId="3EE3D270" w:rsidR="001238C4" w:rsidRDefault="001238C4" w:rsidP="001238C4">
      <w:pPr>
        <w:pStyle w:val="Titre2"/>
      </w:pPr>
      <w:bookmarkStart w:id="51" w:name="_Toc508790378"/>
      <w:bookmarkStart w:id="52" w:name="_Toc154322374"/>
      <w:r>
        <w:t>Diagramme de séquence UML</w:t>
      </w:r>
      <w:bookmarkEnd w:id="51"/>
      <w:bookmarkEnd w:id="5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85"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86"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13117386">
            <wp:extent cx="4008411" cy="39497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33387" cy="3974310"/>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5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5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54" w:name="_Toc508790379"/>
      <w:bookmarkStart w:id="55" w:name="_Toc154322375"/>
      <w:r>
        <w:t>Exceptions</w:t>
      </w:r>
      <w:bookmarkEnd w:id="54"/>
      <w:bookmarkEnd w:id="5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3A4A398F">
            <wp:extent cx="2260600" cy="711200"/>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rotWithShape="1">
                    <a:blip r:embed="rId88">
                      <a:extLst>
                        <a:ext uri="{28A0092B-C50C-407E-A947-70E740481C1C}">
                          <a14:useLocalDpi xmlns:a14="http://schemas.microsoft.com/office/drawing/2010/main" val="0"/>
                        </a:ext>
                      </a:extLst>
                    </a:blip>
                    <a:srcRect t="22975" r="2988" b="9310"/>
                    <a:stretch/>
                  </pic:blipFill>
                  <pic:spPr bwMode="auto">
                    <a:xfrm>
                      <a:off x="0" y="0"/>
                      <a:ext cx="2260600" cy="711200"/>
                    </a:xfrm>
                    <a:prstGeom prst="rect">
                      <a:avLst/>
                    </a:prstGeom>
                    <a:ln>
                      <a:noFill/>
                    </a:ln>
                    <a:extLst>
                      <a:ext uri="{53640926-AAD7-44D8-BBD7-CCE9431645EC}">
                        <a14:shadowObscured xmlns:a14="http://schemas.microsoft.com/office/drawing/2010/main"/>
                      </a:ext>
                    </a:extLst>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1BDEC869" w14:textId="3DD9EBE5" w:rsidR="001238C4" w:rsidRPr="009D7BE4" w:rsidRDefault="001238C4" w:rsidP="009D7BE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56" w:name="_Toc508790380"/>
      <w:bookmarkStart w:id="57" w:name="_Toc154322376"/>
      <w:r>
        <w:t>Syntaxe des identificateurs Java</w:t>
      </w:r>
      <w:bookmarkEnd w:id="56"/>
      <w:bookmarkEnd w:id="5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58" w:name="_Toc508790381"/>
      <w:bookmarkStart w:id="59" w:name="_Toc154322377"/>
      <w:r>
        <w:t>Disposition du texte</w:t>
      </w:r>
      <w:bookmarkEnd w:id="58"/>
      <w:bookmarkEnd w:id="5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w:t>
      </w:r>
      <w:r>
        <w:lastRenderedPageBreak/>
        <w:t xml:space="preserve">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60" w:name="_Toc154322378"/>
      <w:bookmarkStart w:id="61" w:name="_Toc508790382"/>
      <w:r>
        <w:t>Initialisation de variable à la déclaration</w:t>
      </w:r>
      <w:bookmarkEnd w:id="60"/>
      <w:r>
        <w:t xml:space="preserve"> </w:t>
      </w:r>
      <w:bookmarkEnd w:id="6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lastRenderedPageBreak/>
        <w:t>Exemple</w:t>
      </w:r>
      <w:r>
        <w:t xml:space="preserve">. </w:t>
      </w:r>
      <w:hyperlink r:id="rId89"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2782635" w:rsidR="00C14FD5" w:rsidRDefault="00C14FD5" w:rsidP="00C14FD5">
      <w:pPr>
        <w:pStyle w:val="Code"/>
        <w:rPr>
          <w:color w:val="800080"/>
          <w:lang w:eastAsia="en-US"/>
        </w:rPr>
      </w:pPr>
      <w:r w:rsidRPr="00452667">
        <w:rPr>
          <w:color w:val="800080"/>
          <w:lang w:eastAsia="en-US"/>
        </w:rPr>
        <w:t>}</w:t>
      </w:r>
    </w:p>
    <w:p w14:paraId="765E94E5" w14:textId="77777777" w:rsidR="00117845" w:rsidRPr="00452667" w:rsidRDefault="00117845" w:rsidP="00C14FD5">
      <w:pPr>
        <w:pStyle w:val="Code"/>
        <w:rPr>
          <w:color w:val="000000"/>
          <w:lang w:eastAsia="en-US"/>
        </w:rPr>
      </w:pPr>
    </w:p>
    <w:p w14:paraId="40055096" w14:textId="77777777" w:rsidR="001238C4" w:rsidRDefault="001238C4" w:rsidP="001238C4">
      <w:pPr>
        <w:pStyle w:val="Corpsdetexte"/>
        <w:rPr>
          <w:b/>
          <w:bCs/>
        </w:rPr>
      </w:pPr>
    </w:p>
    <w:p w14:paraId="26F15F76" w14:textId="3C991F87" w:rsidR="001238C4" w:rsidRDefault="001238C4" w:rsidP="009D7BE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0016D986" w:rsidR="001238C4" w:rsidRPr="00510776" w:rsidRDefault="001238C4" w:rsidP="001238C4">
      <w:pPr>
        <w:pStyle w:val="CodeJava9pt"/>
      </w:pPr>
      <w:r w:rsidRPr="00510776">
        <w:t>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lastRenderedPageBreak/>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0"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258306A3" w:rsidR="00C14FD5" w:rsidRDefault="00C14FD5" w:rsidP="00C14FD5">
      <w:pPr>
        <w:pStyle w:val="Code"/>
        <w:rPr>
          <w:color w:val="800080"/>
          <w:lang w:eastAsia="en-US"/>
        </w:rPr>
      </w:pPr>
      <w:r w:rsidRPr="00452667">
        <w:rPr>
          <w:color w:val="800080"/>
          <w:lang w:eastAsia="en-US"/>
        </w:rPr>
        <w:t>}</w:t>
      </w:r>
    </w:p>
    <w:p w14:paraId="2EA24EFE" w14:textId="77777777" w:rsidR="00117845" w:rsidRPr="00452667" w:rsidRDefault="00117845" w:rsidP="00C14FD5">
      <w:pPr>
        <w:pStyle w:val="Code"/>
        <w:rPr>
          <w:color w:val="000000"/>
          <w:lang w:eastAsia="en-US"/>
        </w:rPr>
      </w:pP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92"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93"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23BD2D75" w:rsidR="00C14FD5" w:rsidRDefault="00C14FD5" w:rsidP="00C14FD5">
      <w:pPr>
        <w:pStyle w:val="Code"/>
        <w:rPr>
          <w:color w:val="800080"/>
          <w:lang w:eastAsia="en-US"/>
        </w:rPr>
      </w:pPr>
      <w:r w:rsidRPr="00452667">
        <w:rPr>
          <w:color w:val="800080"/>
          <w:lang w:eastAsia="en-US"/>
        </w:rPr>
        <w:t>}</w:t>
      </w:r>
    </w:p>
    <w:p w14:paraId="2B85AA69" w14:textId="77777777" w:rsidR="00117845" w:rsidRPr="00452667" w:rsidRDefault="00117845" w:rsidP="00C14FD5">
      <w:pPr>
        <w:pStyle w:val="Code"/>
        <w:rPr>
          <w:color w:val="000000"/>
          <w:lang w:eastAsia="en-US"/>
        </w:rPr>
      </w:pP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62" w:name="_Toc508790383"/>
      <w:bookmarkStart w:id="63" w:name="_Toc154322379"/>
      <w:r>
        <w:t>Méthode System.out.println()</w:t>
      </w:r>
      <w:bookmarkEnd w:id="62"/>
      <w:bookmarkEnd w:id="6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lastRenderedPageBreak/>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94"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41E74DDE" w:rsidR="00262325" w:rsidRDefault="00262325" w:rsidP="00262325">
      <w:pPr>
        <w:pStyle w:val="Code"/>
        <w:rPr>
          <w:color w:val="800080"/>
          <w:lang w:eastAsia="en-US"/>
        </w:rPr>
      </w:pPr>
      <w:r w:rsidRPr="00262325">
        <w:rPr>
          <w:color w:val="800080"/>
          <w:lang w:eastAsia="en-US"/>
        </w:rPr>
        <w:t>}</w:t>
      </w:r>
    </w:p>
    <w:p w14:paraId="61A321AD" w14:textId="77777777" w:rsidR="00117845" w:rsidRPr="00262325" w:rsidRDefault="00117845" w:rsidP="00262325">
      <w:pPr>
        <w:pStyle w:val="Code"/>
        <w:rPr>
          <w:color w:val="000000"/>
          <w:lang w:eastAsia="en-US"/>
        </w:rPr>
      </w:pP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7DEE8EA9" w14:textId="0B753057" w:rsidR="00262325" w:rsidRDefault="00F22EE4" w:rsidP="00262325">
      <w:pPr>
        <w:pStyle w:val="Corpsdetexte"/>
        <w:keepNext/>
        <w:keepLines/>
      </w:pPr>
      <w:r>
        <w:rPr>
          <w:noProof/>
          <w:lang w:val="en-US" w:eastAsia="en-US"/>
        </w:rPr>
        <w:drawing>
          <wp:inline distT="0" distB="0" distL="0" distR="0" wp14:anchorId="19034C79" wp14:editId="423FD631">
            <wp:extent cx="4253865" cy="673234"/>
            <wp:effectExtent l="0" t="0" r="635" b="0"/>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404852" cy="697130"/>
                    </a:xfrm>
                    <a:prstGeom prst="rect">
                      <a:avLst/>
                    </a:prstGeom>
                  </pic:spPr>
                </pic:pic>
              </a:graphicData>
            </a:graphic>
          </wp:inline>
        </w:drawing>
      </w: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20026C" w:rsidP="001238C4">
      <w:pPr>
        <w:pStyle w:val="Corpsdetexte"/>
      </w:pPr>
      <w:r>
        <w:rPr>
          <w:noProof/>
        </w:rPr>
        <w:object w:dxaOrig="10083" w:dyaOrig="958" w14:anchorId="3CE9D2D9">
          <v:shape id="_x0000_i1070" type="#_x0000_t75" alt="" style="width:332.05pt;height:30.1pt;mso-width-percent:0;mso-height-percent:0;mso-width-percent:0;mso-height-percent:0" o:ole="">
            <v:imagedata r:id="rId96" o:title=""/>
          </v:shape>
          <o:OLEObject Type="Embed" ProgID="Visio.Drawing.11" ShapeID="_x0000_i1070" DrawAspect="Content" ObjectID="_1765267556" r:id="rId97"/>
        </w:object>
      </w:r>
    </w:p>
    <w:p w14:paraId="12BDB255" w14:textId="77777777" w:rsidR="001238C4" w:rsidRDefault="001238C4" w:rsidP="001238C4">
      <w:pPr>
        <w:pStyle w:val="Corpsdetexte"/>
      </w:pPr>
      <w:r>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lastRenderedPageBreak/>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64" w:name="_Toc154322380"/>
      <w:r>
        <w:t>Classe Scanner</w:t>
      </w:r>
      <w:bookmarkEnd w:id="64"/>
    </w:p>
    <w:p w14:paraId="1B309545" w14:textId="4A863B9C" w:rsidR="003272EB" w:rsidRDefault="00E8572C" w:rsidP="001238C4">
      <w:pPr>
        <w:pStyle w:val="Corpsdetexte"/>
      </w:pPr>
      <w:r>
        <w:t xml:space="preserve">La classe </w:t>
      </w:r>
      <w:hyperlink r:id="rId98"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99"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0"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4A4FD67E" w:rsidR="00262325" w:rsidRDefault="00262325" w:rsidP="00262325">
      <w:pPr>
        <w:pStyle w:val="Code"/>
        <w:rPr>
          <w:color w:val="800080"/>
          <w:lang w:val="en-CA" w:eastAsia="en-US"/>
        </w:rPr>
      </w:pPr>
      <w:r w:rsidRPr="00262325">
        <w:rPr>
          <w:color w:val="800080"/>
          <w:lang w:val="en-CA" w:eastAsia="en-US"/>
        </w:rPr>
        <w:t>}</w:t>
      </w:r>
    </w:p>
    <w:p w14:paraId="73E48825" w14:textId="77777777" w:rsidR="00117845" w:rsidRPr="00262325" w:rsidRDefault="00117845" w:rsidP="00262325">
      <w:pPr>
        <w:pStyle w:val="Code"/>
        <w:rPr>
          <w:color w:val="000000"/>
          <w:lang w:val="en-CA" w:eastAsia="en-US"/>
        </w:rPr>
      </w:pPr>
    </w:p>
    <w:p w14:paraId="6D3DF031" w14:textId="2917BD13" w:rsidR="00340E08" w:rsidRDefault="00340E08" w:rsidP="001238C4">
      <w:pPr>
        <w:pStyle w:val="Corpsdetexte"/>
      </w:pPr>
    </w:p>
    <w:p w14:paraId="0EBD5839" w14:textId="4231728B" w:rsidR="00340E08" w:rsidRDefault="004315E8" w:rsidP="001B35ED">
      <w:pPr>
        <w:pStyle w:val="Corpsdetexte"/>
        <w:keepNext/>
        <w:keepLines/>
      </w:pPr>
      <w:r>
        <w:lastRenderedPageBreak/>
        <w:t>Exemple d’exécution :</w:t>
      </w:r>
    </w:p>
    <w:p w14:paraId="7E040680" w14:textId="1E5F2DC9" w:rsidR="004315E8" w:rsidRDefault="004D79CA" w:rsidP="001B35ED">
      <w:pPr>
        <w:pStyle w:val="Corpsdetexte"/>
        <w:keepNext/>
        <w:keepLines/>
      </w:pPr>
      <w:r>
        <w:rPr>
          <w:noProof/>
          <w:lang w:val="en-US" w:eastAsia="en-US"/>
        </w:rPr>
        <w:drawing>
          <wp:inline distT="0" distB="0" distL="0" distR="0" wp14:anchorId="446C451F" wp14:editId="365A5371">
            <wp:extent cx="4200429" cy="870396"/>
            <wp:effectExtent l="0" t="0" r="3810" b="635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299430" cy="890911"/>
                    </a:xfrm>
                    <a:prstGeom prst="rect">
                      <a:avLst/>
                    </a:prstGeom>
                  </pic:spPr>
                </pic:pic>
              </a:graphicData>
            </a:graphic>
          </wp:inline>
        </w:drawing>
      </w:r>
    </w:p>
    <w:p w14:paraId="6FBF0B16" w14:textId="6029A85B" w:rsidR="00140A0D" w:rsidRDefault="00140A0D" w:rsidP="001B35ED">
      <w:pPr>
        <w:pStyle w:val="Corpsdetexte"/>
        <w:tabs>
          <w:tab w:val="left" w:pos="9231"/>
        </w:tabs>
        <w:jc w:val="left"/>
      </w:pPr>
      <w:r w:rsidRPr="001026F0">
        <w:rPr>
          <w:b/>
        </w:rPr>
        <w:t>Exercice</w:t>
      </w:r>
      <w:r>
        <w:t xml:space="preserve">. Reprenez les exercices précédents en </w:t>
      </w:r>
      <w:r w:rsidR="001026F0">
        <w:t xml:space="preserve">effectuant la saisie des données avec </w:t>
      </w:r>
      <w:hyperlink r:id="rId102"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65" w:name="_Toc154322381"/>
      <w:r w:rsidR="00522D83">
        <w:lastRenderedPageBreak/>
        <w:t>Structures de contrôle</w:t>
      </w:r>
      <w:bookmarkStart w:id="66" w:name="_Toc508790678"/>
      <w:bookmarkEnd w:id="65"/>
      <w:bookmarkEnd w:id="6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67" w:name="_Toc508790679"/>
      <w:bookmarkStart w:id="68" w:name="_Toc154322382"/>
      <w:r>
        <w:t>La séquence</w:t>
      </w:r>
      <w:bookmarkEnd w:id="67"/>
      <w:bookmarkEnd w:id="6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lastRenderedPageBreak/>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20026C" w:rsidP="00522D83">
      <w:pPr>
        <w:pStyle w:val="Corpsdetexte"/>
      </w:pPr>
      <w:r>
        <w:rPr>
          <w:noProof/>
        </w:rPr>
        <w:object w:dxaOrig="7140" w:dyaOrig="1227" w14:anchorId="37C32DD1">
          <v:shape id="_x0000_i1069" type="#_x0000_t75" alt="" style="width:300.9pt;height:51.6pt;mso-width-percent:0;mso-height-percent:0;mso-width-percent:0;mso-height-percent:0" o:ole="">
            <v:imagedata r:id="rId104" o:title=""/>
          </v:shape>
          <o:OLEObject Type="Embed" ProgID="Visio.Drawing.11" ShapeID="_x0000_i1069" DrawAspect="Content" ObjectID="_1765267557" r:id="rId105"/>
        </w:object>
      </w:r>
      <w:r w:rsidR="00522D83">
        <w:t xml:space="preserve">  </w:t>
      </w:r>
    </w:p>
    <w:p w14:paraId="6DD01052" w14:textId="5A76E1FF" w:rsidR="00522D83" w:rsidRDefault="00522D83" w:rsidP="00522D83">
      <w:pPr>
        <w:pStyle w:val="Corpsdetexte"/>
      </w:pPr>
      <w:r>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20026C" w:rsidP="00522D83">
      <w:pPr>
        <w:pStyle w:val="Corpsdetexte"/>
      </w:pPr>
      <w:r>
        <w:rPr>
          <w:noProof/>
        </w:rPr>
        <w:object w:dxaOrig="5223" w:dyaOrig="2487" w14:anchorId="05AC2CD8">
          <v:shape id="_x0000_i1068" type="#_x0000_t75" alt="" style="width:3in;height:105.3pt;mso-width-percent:0;mso-height-percent:0;mso-width-percent:0;mso-height-percent:0" o:ole="">
            <v:imagedata r:id="rId106" o:title=""/>
          </v:shape>
          <o:OLEObject Type="Embed" ProgID="Visio.Drawing.11" ShapeID="_x0000_i1068" DrawAspect="Content" ObjectID="_1765267558" r:id="rId107"/>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lastRenderedPageBreak/>
        <w:t>Exemple</w:t>
      </w:r>
      <w:r>
        <w:t xml:space="preserve">. </w:t>
      </w:r>
      <w:hyperlink r:id="rId108"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608030EE" w14:textId="30E20B01" w:rsidR="00117845" w:rsidRPr="00117845" w:rsidRDefault="00841EF9" w:rsidP="00841EF9">
      <w:pPr>
        <w:pStyle w:val="Code"/>
        <w:rPr>
          <w:color w:val="80008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69" w:name="_Toc508790680"/>
      <w:bookmarkStart w:id="70" w:name="_Toc154322383"/>
      <w:r>
        <w:t>L</w:t>
      </w:r>
      <w:r w:rsidR="00D02B96">
        <w:t>a boucle</w:t>
      </w:r>
      <w:r w:rsidR="00262325">
        <w:t xml:space="preserve"> </w:t>
      </w:r>
      <w:r>
        <w:t>avec l’énoncé while</w:t>
      </w:r>
      <w:bookmarkEnd w:id="69"/>
      <w:bookmarkEnd w:id="7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lastRenderedPageBreak/>
        <w:t>Exemple</w:t>
      </w:r>
      <w:r>
        <w:t xml:space="preserve">. </w:t>
      </w:r>
      <w:hyperlink r:id="rId109"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6ACCF875" w:rsidR="00D02B96" w:rsidRDefault="00D02B96" w:rsidP="00D02B96">
      <w:pPr>
        <w:pStyle w:val="Code"/>
        <w:rPr>
          <w:color w:val="800080"/>
          <w:lang w:eastAsia="en-US"/>
        </w:rPr>
      </w:pPr>
      <w:r w:rsidRPr="00D02B96">
        <w:rPr>
          <w:color w:val="800080"/>
          <w:lang w:eastAsia="en-US"/>
        </w:rPr>
        <w:t>}</w:t>
      </w:r>
    </w:p>
    <w:p w14:paraId="54648B33" w14:textId="77777777" w:rsidR="00117845" w:rsidRPr="00D02B96" w:rsidRDefault="00117845" w:rsidP="00D02B96">
      <w:pPr>
        <w:pStyle w:val="Code"/>
        <w:rPr>
          <w:color w:val="000000"/>
          <w:lang w:eastAsia="en-US"/>
        </w:rPr>
      </w:pP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303D168B" w:rsidR="00D02B96" w:rsidRDefault="00D02B96" w:rsidP="00D02B96">
      <w:pPr>
        <w:pStyle w:val="Code"/>
        <w:rPr>
          <w:color w:val="800080"/>
          <w:lang w:eastAsia="en-US"/>
        </w:rPr>
      </w:pPr>
      <w:r w:rsidRPr="00452667">
        <w:rPr>
          <w:color w:val="800080"/>
          <w:lang w:eastAsia="en-US"/>
        </w:rPr>
        <w:t>}</w:t>
      </w:r>
    </w:p>
    <w:p w14:paraId="3296A55E" w14:textId="77777777" w:rsidR="00117845" w:rsidRPr="00452667" w:rsidRDefault="00117845" w:rsidP="00D02B96">
      <w:pPr>
        <w:pStyle w:val="Code"/>
        <w:rPr>
          <w:color w:val="000000"/>
          <w:lang w:eastAsia="en-US"/>
        </w:rPr>
      </w:pP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20026C" w:rsidP="00522D83">
      <w:pPr>
        <w:pStyle w:val="Corpsdetexte"/>
      </w:pPr>
      <w:r>
        <w:rPr>
          <w:noProof/>
        </w:rPr>
        <w:object w:dxaOrig="7023" w:dyaOrig="958" w14:anchorId="1DFFB7A6">
          <v:shape id="_x0000_i1067" type="#_x0000_t75" alt="" style="width:4in;height:38.7pt;mso-width-percent:0;mso-height-percent:0;mso-width-percent:0;mso-height-percent:0" o:ole="">
            <v:imagedata r:id="rId111" o:title=""/>
          </v:shape>
          <o:OLEObject Type="Embed" ProgID="Visio.Drawing.11" ShapeID="_x0000_i1067" DrawAspect="Content" ObjectID="_1765267559" r:id="rId112"/>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lastRenderedPageBreak/>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1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5852DCF1" w:rsidR="008502F5" w:rsidRDefault="008502F5" w:rsidP="008502F5">
      <w:pPr>
        <w:pStyle w:val="Code"/>
        <w:rPr>
          <w:color w:val="800080"/>
          <w:lang w:eastAsia="en-US"/>
        </w:rPr>
      </w:pPr>
      <w:r w:rsidRPr="00452667">
        <w:rPr>
          <w:color w:val="800080"/>
          <w:lang w:eastAsia="en-US"/>
        </w:rPr>
        <w:t>}</w:t>
      </w:r>
    </w:p>
    <w:p w14:paraId="7DF2E290" w14:textId="77777777" w:rsidR="00117845" w:rsidRPr="00452667" w:rsidRDefault="00117845" w:rsidP="008502F5">
      <w:pPr>
        <w:pStyle w:val="Code"/>
        <w:rPr>
          <w:color w:val="000000"/>
          <w:lang w:eastAsia="en-US"/>
        </w:rPr>
      </w:pP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lastRenderedPageBreak/>
        <w:t>Solution</w:t>
      </w:r>
      <w:r>
        <w:t xml:space="preserve">. </w:t>
      </w:r>
      <w:hyperlink r:id="rId11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69EAA66C" w:rsidR="008502F5" w:rsidRDefault="008502F5" w:rsidP="008502F5">
      <w:pPr>
        <w:pStyle w:val="Code"/>
        <w:rPr>
          <w:color w:val="800080"/>
          <w:lang w:eastAsia="en-US"/>
        </w:rPr>
      </w:pPr>
      <w:r w:rsidRPr="008502F5">
        <w:rPr>
          <w:color w:val="800080"/>
          <w:lang w:eastAsia="en-US"/>
        </w:rPr>
        <w:t>}</w:t>
      </w:r>
    </w:p>
    <w:p w14:paraId="69FF5DAA" w14:textId="77777777" w:rsidR="00117845" w:rsidRPr="008502F5" w:rsidRDefault="00117845" w:rsidP="008502F5">
      <w:pPr>
        <w:pStyle w:val="Code"/>
        <w:rPr>
          <w:color w:val="000000"/>
          <w:lang w:eastAsia="en-US"/>
        </w:rPr>
      </w:pP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1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04B93A33" w:rsidR="008502F5" w:rsidRDefault="008502F5" w:rsidP="008502F5">
      <w:pPr>
        <w:pStyle w:val="Code"/>
        <w:rPr>
          <w:color w:val="800080"/>
          <w:lang w:eastAsia="en-US"/>
        </w:rPr>
      </w:pPr>
      <w:r w:rsidRPr="00452667">
        <w:rPr>
          <w:color w:val="800080"/>
          <w:lang w:eastAsia="en-US"/>
        </w:rPr>
        <w:t>}</w:t>
      </w:r>
    </w:p>
    <w:p w14:paraId="50FA582B" w14:textId="77777777" w:rsidR="00117845" w:rsidRPr="00452667" w:rsidRDefault="00117845" w:rsidP="008502F5">
      <w:pPr>
        <w:pStyle w:val="Code"/>
        <w:rPr>
          <w:color w:val="000000"/>
          <w:lang w:eastAsia="en-US"/>
        </w:rPr>
      </w:pPr>
    </w:p>
    <w:p w14:paraId="58F4EBFB" w14:textId="77777777" w:rsidR="00522D83" w:rsidRDefault="00522D83" w:rsidP="00522D83">
      <w:pPr>
        <w:pStyle w:val="Corpsdetexte"/>
        <w:rPr>
          <w:b/>
          <w:bCs/>
        </w:rPr>
      </w:pPr>
    </w:p>
    <w:p w14:paraId="470DD4AC" w14:textId="60FD12AE" w:rsidR="00522D83" w:rsidRDefault="00522D83" w:rsidP="00522D83">
      <w:pPr>
        <w:pStyle w:val="Corpsdetexte"/>
      </w:pPr>
      <w:r w:rsidRPr="002C71C8">
        <w:rPr>
          <w:b/>
          <w:bCs/>
        </w:rPr>
        <w:lastRenderedPageBreak/>
        <w:t>Exercice</w:t>
      </w:r>
      <w:r>
        <w:t xml:space="preserve">. </w:t>
      </w:r>
      <w:r w:rsidR="00117845">
        <w:t>S</w:t>
      </w:r>
      <w:r>
        <w:t>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t>Solution</w:t>
      </w:r>
      <w:r>
        <w:t xml:space="preserve">. </w:t>
      </w:r>
      <w:hyperlink r:id="rId11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B242BE" w:rsidRDefault="008502F5" w:rsidP="008502F5">
      <w:pPr>
        <w:pStyle w:val="Code"/>
        <w:rPr>
          <w:color w:val="000000"/>
          <w:lang w:val="en-US" w:eastAsia="en-US"/>
        </w:rPr>
      </w:pPr>
      <w:r w:rsidRPr="00B242BE">
        <w:rPr>
          <w:b/>
          <w:bCs/>
          <w:color w:val="800000"/>
          <w:lang w:val="en-US" w:eastAsia="en-US"/>
        </w:rPr>
        <w:t>public</w:t>
      </w:r>
      <w:r w:rsidRPr="00B242BE">
        <w:rPr>
          <w:color w:val="000000"/>
          <w:lang w:val="en-US" w:eastAsia="en-US"/>
        </w:rPr>
        <w:t xml:space="preserve"> </w:t>
      </w:r>
      <w:r w:rsidRPr="00B242BE">
        <w:rPr>
          <w:b/>
          <w:bCs/>
          <w:color w:val="800000"/>
          <w:lang w:val="en-US" w:eastAsia="en-US"/>
        </w:rPr>
        <w:t>class</w:t>
      </w:r>
      <w:r w:rsidRPr="00B242BE">
        <w:rPr>
          <w:color w:val="000000"/>
          <w:lang w:val="en-US" w:eastAsia="en-US"/>
        </w:rPr>
        <w:t xml:space="preserve"> ExerciceWhileSentinelle </w:t>
      </w:r>
      <w:r w:rsidRPr="00B242BE">
        <w:rPr>
          <w:color w:val="800080"/>
          <w:lang w:val="en-US" w:eastAsia="en-US"/>
        </w:rPr>
        <w:t>{</w:t>
      </w:r>
    </w:p>
    <w:p w14:paraId="20A261BA" w14:textId="77777777" w:rsidR="008502F5" w:rsidRPr="008502F5" w:rsidRDefault="008502F5" w:rsidP="008502F5">
      <w:pPr>
        <w:pStyle w:val="Code"/>
        <w:rPr>
          <w:color w:val="000000"/>
          <w:lang w:val="en-CA" w:eastAsia="en-US"/>
        </w:rPr>
      </w:pPr>
      <w:r w:rsidRPr="00B242BE">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67C2855C" w:rsidR="008502F5" w:rsidRDefault="008502F5" w:rsidP="008502F5">
      <w:pPr>
        <w:pStyle w:val="Code"/>
        <w:rPr>
          <w:color w:val="800080"/>
          <w:lang w:val="en-CA" w:eastAsia="en-US"/>
        </w:rPr>
      </w:pPr>
      <w:r w:rsidRPr="008502F5">
        <w:rPr>
          <w:color w:val="800080"/>
          <w:lang w:val="en-CA" w:eastAsia="en-US"/>
        </w:rPr>
        <w:t>}</w:t>
      </w:r>
    </w:p>
    <w:p w14:paraId="2C8306B2" w14:textId="77777777" w:rsidR="00117845" w:rsidRPr="008502F5" w:rsidRDefault="00117845" w:rsidP="008502F5">
      <w:pPr>
        <w:pStyle w:val="Code"/>
        <w:rPr>
          <w:color w:val="000000"/>
          <w:lang w:val="en-CA" w:eastAsia="en-US"/>
        </w:rPr>
      </w:pP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71" w:name="_Toc154322384"/>
      <w:r w:rsidRPr="16CBE89F">
        <w:rPr>
          <w:lang w:val="fr-CA"/>
        </w:rPr>
        <w:t xml:space="preserve">Qualité du logiciel, </w:t>
      </w:r>
      <w:r w:rsidRPr="0001372D">
        <w:t>tests</w:t>
      </w:r>
      <w:r w:rsidRPr="16CBE89F">
        <w:rPr>
          <w:lang w:val="fr-CA"/>
        </w:rPr>
        <w:t xml:space="preserve"> et </w:t>
      </w:r>
      <w:r w:rsidR="008B272D" w:rsidRPr="16CBE89F">
        <w:rPr>
          <w:lang w:val="fr-CA"/>
        </w:rPr>
        <w:t>débogage</w:t>
      </w:r>
      <w:bookmarkEnd w:id="7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349"/>
        <w:gridCol w:w="2541"/>
        <w:gridCol w:w="2767"/>
      </w:tblGrid>
      <w:tr w:rsidR="00F05993" w:rsidRPr="00BB4E71" w14:paraId="48D6A199" w14:textId="77777777" w:rsidTr="001B35ED">
        <w:trPr>
          <w:cantSplit/>
        </w:trPr>
        <w:tc>
          <w:tcPr>
            <w:tcW w:w="1696" w:type="dxa"/>
          </w:tcPr>
          <w:p w14:paraId="45251041" w14:textId="77777777" w:rsidR="00F05993" w:rsidRPr="00BB4E71" w:rsidRDefault="00F05993" w:rsidP="001B35ED">
            <w:pPr>
              <w:pStyle w:val="Corpsdetexte"/>
              <w:keepNext/>
              <w:keepLines/>
              <w:rPr>
                <w:bCs/>
                <w:lang w:val="fr-CA"/>
              </w:rPr>
            </w:pPr>
            <w:r w:rsidRPr="00BB4E71">
              <w:rPr>
                <w:bCs/>
                <w:lang w:val="fr-CA"/>
              </w:rPr>
              <w:lastRenderedPageBreak/>
              <w:t>Numéro de test</w:t>
            </w:r>
          </w:p>
        </w:tc>
        <w:tc>
          <w:tcPr>
            <w:tcW w:w="4253" w:type="dxa"/>
          </w:tcPr>
          <w:p w14:paraId="39ED74B7" w14:textId="77777777" w:rsidR="00F05993" w:rsidRPr="00BB4E71" w:rsidRDefault="00F05993" w:rsidP="001B35ED">
            <w:pPr>
              <w:pStyle w:val="Corpsdetexte"/>
              <w:keepNext/>
              <w:keepLines/>
              <w:rPr>
                <w:bCs/>
                <w:lang w:val="fr-CA"/>
              </w:rPr>
            </w:pPr>
            <w:r w:rsidRPr="00BB4E71">
              <w:rPr>
                <w:bCs/>
                <w:lang w:val="fr-CA"/>
              </w:rPr>
              <w:t>Input</w:t>
            </w:r>
          </w:p>
        </w:tc>
        <w:tc>
          <w:tcPr>
            <w:tcW w:w="4296" w:type="dxa"/>
          </w:tcPr>
          <w:p w14:paraId="65A367EB" w14:textId="77777777" w:rsidR="00F05993" w:rsidRPr="00BB4E71" w:rsidRDefault="00F05993" w:rsidP="001B35ED">
            <w:pPr>
              <w:pStyle w:val="Corpsdetexte"/>
              <w:keepNext/>
              <w:keepLines/>
              <w:rPr>
                <w:bCs/>
                <w:lang w:val="fr-CA"/>
              </w:rPr>
            </w:pPr>
            <w:r w:rsidRPr="00BB4E71">
              <w:rPr>
                <w:bCs/>
                <w:lang w:val="fr-CA"/>
              </w:rPr>
              <w:t>Output</w:t>
            </w:r>
          </w:p>
        </w:tc>
      </w:tr>
      <w:tr w:rsidR="00F05993" w:rsidRPr="00BB4E71" w14:paraId="146B23F8" w14:textId="77777777" w:rsidTr="001B35ED">
        <w:trPr>
          <w:cantSplit/>
        </w:trPr>
        <w:tc>
          <w:tcPr>
            <w:tcW w:w="1696" w:type="dxa"/>
          </w:tcPr>
          <w:p w14:paraId="6D0254C1" w14:textId="77777777" w:rsidR="00F05993" w:rsidRPr="00BB4E71" w:rsidRDefault="00F05993" w:rsidP="001B35ED">
            <w:pPr>
              <w:pStyle w:val="Corpsdetexte"/>
              <w:keepNext/>
              <w:keepLines/>
              <w:rPr>
                <w:bCs/>
                <w:lang w:val="fr-CA"/>
              </w:rPr>
            </w:pPr>
            <w:r w:rsidRPr="00BB4E71">
              <w:rPr>
                <w:bCs/>
                <w:lang w:val="fr-CA"/>
              </w:rPr>
              <w:t>1</w:t>
            </w:r>
          </w:p>
        </w:tc>
        <w:tc>
          <w:tcPr>
            <w:tcW w:w="4253" w:type="dxa"/>
          </w:tcPr>
          <w:p w14:paraId="0D7A58B7" w14:textId="77777777" w:rsidR="00F05993" w:rsidRPr="00BB4E71" w:rsidRDefault="00F05993" w:rsidP="001B35ED">
            <w:pPr>
              <w:pStyle w:val="Corpsdetexte"/>
              <w:keepNext/>
              <w:keepLines/>
              <w:rPr>
                <w:bCs/>
                <w:lang w:val="fr-CA"/>
              </w:rPr>
            </w:pPr>
            <w:r w:rsidRPr="00BB4E71">
              <w:rPr>
                <w:bCs/>
                <w:lang w:val="fr-CA"/>
              </w:rPr>
              <w:t>15</w:t>
            </w:r>
          </w:p>
          <w:p w14:paraId="29AA2DD6" w14:textId="77777777" w:rsidR="00F05993" w:rsidRPr="00BB4E71" w:rsidRDefault="00F05993" w:rsidP="001B35ED">
            <w:pPr>
              <w:pStyle w:val="Corpsdetexte"/>
              <w:keepNext/>
              <w:keepLines/>
              <w:rPr>
                <w:bCs/>
                <w:lang w:val="fr-CA"/>
              </w:rPr>
            </w:pPr>
            <w:r w:rsidRPr="00BB4E71">
              <w:rPr>
                <w:bCs/>
                <w:lang w:val="fr-CA"/>
              </w:rPr>
              <w:t>120</w:t>
            </w:r>
          </w:p>
          <w:p w14:paraId="00AD3DEB" w14:textId="77777777" w:rsidR="00F05993" w:rsidRPr="00BB4E71" w:rsidRDefault="00F05993" w:rsidP="001B35ED">
            <w:pPr>
              <w:pStyle w:val="Corpsdetexte"/>
              <w:keepNext/>
              <w:keepLines/>
              <w:rPr>
                <w:bCs/>
                <w:lang w:val="fr-CA"/>
              </w:rPr>
            </w:pPr>
            <w:r w:rsidRPr="00BB4E71">
              <w:rPr>
                <w:bCs/>
                <w:lang w:val="fr-CA"/>
              </w:rPr>
              <w:t>30</w:t>
            </w:r>
          </w:p>
          <w:p w14:paraId="112D0550" w14:textId="77777777" w:rsidR="00F05993" w:rsidRPr="00BB4E71" w:rsidRDefault="00F05993" w:rsidP="001B35ED">
            <w:pPr>
              <w:pStyle w:val="Corpsdetexte"/>
              <w:keepNext/>
              <w:keepLines/>
              <w:rPr>
                <w:bCs/>
                <w:lang w:val="fr-CA"/>
              </w:rPr>
            </w:pPr>
            <w:r w:rsidRPr="00BB4E71">
              <w:rPr>
                <w:bCs/>
                <w:lang w:val="fr-CA"/>
              </w:rPr>
              <w:t>0</w:t>
            </w:r>
          </w:p>
        </w:tc>
        <w:tc>
          <w:tcPr>
            <w:tcW w:w="4296" w:type="dxa"/>
          </w:tcPr>
          <w:p w14:paraId="07319699" w14:textId="77777777" w:rsidR="00F05993" w:rsidRPr="00BB4E71" w:rsidRDefault="00F05993" w:rsidP="001B35ED">
            <w:pPr>
              <w:pStyle w:val="Corpsdetexte"/>
              <w:keepNext/>
              <w:keepLines/>
              <w:rPr>
                <w:bCs/>
                <w:lang w:val="fr-CA"/>
              </w:rPr>
            </w:pPr>
            <w:r w:rsidRPr="00BB4E71">
              <w:rPr>
                <w:bCs/>
                <w:lang w:val="fr-CA"/>
              </w:rPr>
              <w:t>165</w:t>
            </w:r>
          </w:p>
        </w:tc>
      </w:tr>
      <w:tr w:rsidR="00F05993" w:rsidRPr="00BB4E71" w14:paraId="02435C28" w14:textId="77777777" w:rsidTr="001B35ED">
        <w:trPr>
          <w:cantSplit/>
        </w:trPr>
        <w:tc>
          <w:tcPr>
            <w:tcW w:w="1696" w:type="dxa"/>
          </w:tcPr>
          <w:p w14:paraId="6D4F9BA6" w14:textId="77777777" w:rsidR="00F05993" w:rsidRPr="00BB4E71" w:rsidRDefault="00F05993" w:rsidP="001B35ED">
            <w:pPr>
              <w:pStyle w:val="Corpsdetexte"/>
              <w:keepNext/>
              <w:keepLines/>
              <w:rPr>
                <w:bCs/>
                <w:lang w:val="fr-CA"/>
              </w:rPr>
            </w:pPr>
            <w:r w:rsidRPr="00BB4E71">
              <w:rPr>
                <w:bCs/>
                <w:lang w:val="fr-CA"/>
              </w:rPr>
              <w:t>2</w:t>
            </w:r>
          </w:p>
        </w:tc>
        <w:tc>
          <w:tcPr>
            <w:tcW w:w="4253" w:type="dxa"/>
          </w:tcPr>
          <w:p w14:paraId="22131A7E" w14:textId="77777777" w:rsidR="00F05993" w:rsidRPr="00BB4E71" w:rsidRDefault="00F05993" w:rsidP="001B35ED">
            <w:pPr>
              <w:pStyle w:val="Corpsdetexte"/>
              <w:keepNext/>
              <w:keepLines/>
              <w:rPr>
                <w:bCs/>
                <w:lang w:val="fr-CA"/>
              </w:rPr>
            </w:pPr>
            <w:r w:rsidRPr="00BB4E71">
              <w:rPr>
                <w:bCs/>
                <w:lang w:val="fr-CA"/>
              </w:rPr>
              <w:t>10</w:t>
            </w:r>
          </w:p>
          <w:p w14:paraId="51EC1449" w14:textId="77777777" w:rsidR="00F05993" w:rsidRPr="00BB4E71" w:rsidRDefault="00F05993" w:rsidP="001B35ED">
            <w:pPr>
              <w:pStyle w:val="Corpsdetexte"/>
              <w:keepNext/>
              <w:keepLines/>
              <w:rPr>
                <w:bCs/>
                <w:lang w:val="fr-CA"/>
              </w:rPr>
            </w:pPr>
            <w:r w:rsidRPr="00BB4E71">
              <w:rPr>
                <w:bCs/>
                <w:lang w:val="fr-CA"/>
              </w:rPr>
              <w:t>-5</w:t>
            </w:r>
          </w:p>
          <w:p w14:paraId="68D31D6B" w14:textId="77777777" w:rsidR="00F05993" w:rsidRDefault="00F05993" w:rsidP="001B35ED">
            <w:pPr>
              <w:pStyle w:val="Corpsdetexte"/>
              <w:keepNext/>
              <w:keepLines/>
              <w:rPr>
                <w:bCs/>
                <w:lang w:val="fr-CA"/>
              </w:rPr>
            </w:pPr>
            <w:r w:rsidRPr="00BB4E71">
              <w:rPr>
                <w:bCs/>
                <w:lang w:val="fr-CA"/>
              </w:rPr>
              <w:t>20</w:t>
            </w:r>
          </w:p>
          <w:p w14:paraId="061C771A" w14:textId="77777777" w:rsidR="00F05993" w:rsidRPr="00BB4E71" w:rsidRDefault="00F05993" w:rsidP="001B35ED">
            <w:pPr>
              <w:pStyle w:val="Corpsdetexte"/>
              <w:keepNext/>
              <w:keepLines/>
              <w:rPr>
                <w:bCs/>
                <w:lang w:val="fr-CA"/>
              </w:rPr>
            </w:pPr>
            <w:r>
              <w:rPr>
                <w:bCs/>
                <w:lang w:val="fr-CA"/>
              </w:rPr>
              <w:t>0</w:t>
            </w:r>
          </w:p>
        </w:tc>
        <w:tc>
          <w:tcPr>
            <w:tcW w:w="4296" w:type="dxa"/>
          </w:tcPr>
          <w:p w14:paraId="0D11E323" w14:textId="77777777" w:rsidR="00F05993" w:rsidRPr="00BB4E71" w:rsidRDefault="00F05993" w:rsidP="001B35ED">
            <w:pPr>
              <w:pStyle w:val="Corpsdetexte"/>
              <w:keepNext/>
              <w:keepLines/>
              <w:rPr>
                <w:bCs/>
                <w:lang w:val="fr-CA"/>
              </w:rPr>
            </w:pPr>
            <w:r w:rsidRPr="00BB4E71">
              <w:rPr>
                <w:bCs/>
                <w:lang w:val="fr-CA"/>
              </w:rPr>
              <w:t>30</w:t>
            </w:r>
          </w:p>
        </w:tc>
      </w:tr>
      <w:tr w:rsidR="00F05993" w:rsidRPr="00BB4E71" w14:paraId="716FFCCA" w14:textId="77777777" w:rsidTr="001B35ED">
        <w:trPr>
          <w:cantSplit/>
        </w:trPr>
        <w:tc>
          <w:tcPr>
            <w:tcW w:w="1696" w:type="dxa"/>
          </w:tcPr>
          <w:p w14:paraId="6D3324F9" w14:textId="77777777" w:rsidR="00F05993" w:rsidRPr="00BB4E71" w:rsidRDefault="00F05993" w:rsidP="001B35ED">
            <w:pPr>
              <w:pStyle w:val="Corpsdetexte"/>
              <w:keepNext/>
              <w:keepLines/>
              <w:rPr>
                <w:bCs/>
                <w:lang w:val="fr-CA"/>
              </w:rPr>
            </w:pPr>
            <w:r w:rsidRPr="00BB4E71">
              <w:rPr>
                <w:bCs/>
                <w:lang w:val="fr-CA"/>
              </w:rPr>
              <w:t>3</w:t>
            </w:r>
          </w:p>
        </w:tc>
        <w:tc>
          <w:tcPr>
            <w:tcW w:w="4253" w:type="dxa"/>
          </w:tcPr>
          <w:p w14:paraId="5E1E585F" w14:textId="77777777" w:rsidR="00F05993" w:rsidRPr="00BB4E71" w:rsidRDefault="00F05993" w:rsidP="001B35ED">
            <w:pPr>
              <w:pStyle w:val="Corpsdetexte"/>
              <w:keepNext/>
              <w:keepLines/>
              <w:rPr>
                <w:bCs/>
                <w:lang w:val="fr-CA"/>
              </w:rPr>
            </w:pPr>
            <w:r w:rsidRPr="00BB4E71">
              <w:rPr>
                <w:bCs/>
                <w:lang w:val="fr-CA"/>
              </w:rPr>
              <w:t>0</w:t>
            </w:r>
          </w:p>
        </w:tc>
        <w:tc>
          <w:tcPr>
            <w:tcW w:w="4296" w:type="dxa"/>
          </w:tcPr>
          <w:p w14:paraId="4D312547" w14:textId="77777777" w:rsidR="00F05993" w:rsidRPr="00BB4E71" w:rsidRDefault="00F05993" w:rsidP="001B35ED">
            <w:pPr>
              <w:pStyle w:val="Corpsdetexte"/>
              <w:keepNext/>
              <w:keepLines/>
              <w:rPr>
                <w:bCs/>
                <w:lang w:val="fr-CA"/>
              </w:rPr>
            </w:pPr>
            <w:r w:rsidRPr="00BB4E71">
              <w:rPr>
                <w:bCs/>
                <w:lang w:val="fr-CA"/>
              </w:rPr>
              <w:t>0</w:t>
            </w:r>
          </w:p>
        </w:tc>
      </w:tr>
      <w:tr w:rsidR="00F05993" w:rsidRPr="00BB4E71" w14:paraId="6E019974" w14:textId="77777777" w:rsidTr="001B35ED">
        <w:trPr>
          <w:cantSplit/>
        </w:trPr>
        <w:tc>
          <w:tcPr>
            <w:tcW w:w="1696" w:type="dxa"/>
          </w:tcPr>
          <w:p w14:paraId="7041D614" w14:textId="77777777" w:rsidR="00F05993" w:rsidRPr="00BB4E71" w:rsidRDefault="00F05993" w:rsidP="001B35ED">
            <w:pPr>
              <w:pStyle w:val="Corpsdetexte"/>
              <w:keepNext/>
              <w:keepLines/>
              <w:rPr>
                <w:bCs/>
                <w:lang w:val="fr-CA"/>
              </w:rPr>
            </w:pPr>
            <w:r w:rsidRPr="00BB4E71">
              <w:rPr>
                <w:bCs/>
                <w:lang w:val="fr-CA"/>
              </w:rPr>
              <w:t>4</w:t>
            </w:r>
          </w:p>
        </w:tc>
        <w:tc>
          <w:tcPr>
            <w:tcW w:w="4253" w:type="dxa"/>
          </w:tcPr>
          <w:p w14:paraId="28BEB17B" w14:textId="77777777" w:rsidR="00F05993" w:rsidRPr="00BB4E71" w:rsidRDefault="00F05993" w:rsidP="001B35ED">
            <w:pPr>
              <w:pStyle w:val="Corpsdetexte"/>
              <w:keepNext/>
              <w:keepLines/>
              <w:rPr>
                <w:bCs/>
                <w:lang w:val="fr-CA"/>
              </w:rPr>
            </w:pPr>
            <w:r w:rsidRPr="00BB4E71">
              <w:rPr>
                <w:bCs/>
                <w:lang w:val="fr-CA"/>
              </w:rPr>
              <w:t>2a</w:t>
            </w:r>
          </w:p>
        </w:tc>
        <w:tc>
          <w:tcPr>
            <w:tcW w:w="4296" w:type="dxa"/>
          </w:tcPr>
          <w:p w14:paraId="36AB8B09" w14:textId="77777777" w:rsidR="00F05993" w:rsidRPr="00BB4E71" w:rsidRDefault="00F05993" w:rsidP="001B35ED">
            <w:pPr>
              <w:pStyle w:val="Corpsdetexte"/>
              <w:keepNext/>
              <w:keepLines/>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lastRenderedPageBreak/>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72" w:name="_Toc508790681"/>
      <w:bookmarkStart w:id="73" w:name="_Toc154322385"/>
      <w:r>
        <w:t>L</w:t>
      </w:r>
      <w:r w:rsidR="00D02B96">
        <w:t>a boucle</w:t>
      </w:r>
      <w:r w:rsidR="00841EF9">
        <w:t xml:space="preserve"> </w:t>
      </w:r>
      <w:r>
        <w:t>avec l’énoncé for</w:t>
      </w:r>
      <w:bookmarkEnd w:id="72"/>
      <w:bookmarkEnd w:id="7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lastRenderedPageBreak/>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20026C" w:rsidP="00522D83">
      <w:pPr>
        <w:pStyle w:val="Corpsdetexte"/>
      </w:pPr>
      <w:r>
        <w:rPr>
          <w:noProof/>
        </w:rPr>
        <w:object w:dxaOrig="12063" w:dyaOrig="958" w14:anchorId="1F9FD019">
          <v:shape id="_x0000_i1066" type="#_x0000_t75" alt="" style="width:325.6pt;height:24.7pt;mso-width-percent:0;mso-height-percent:0;mso-width-percent:0;mso-height-percent:0" o:ole="">
            <v:imagedata r:id="rId119" o:title=""/>
          </v:shape>
          <o:OLEObject Type="Embed" ProgID="Visio.Drawing.11" ShapeID="_x0000_i1066" DrawAspect="Content" ObjectID="_1765267560" r:id="rId120"/>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20026C" w:rsidP="00522D83">
      <w:pPr>
        <w:pStyle w:val="Corpsdetexte"/>
      </w:pPr>
      <w:r>
        <w:rPr>
          <w:noProof/>
        </w:rPr>
        <w:object w:dxaOrig="12063" w:dyaOrig="2398" w14:anchorId="2CF20CD8">
          <v:shape id="_x0000_i1065" type="#_x0000_t75" alt="" style="width:337.45pt;height:66.65pt;mso-width-percent:0;mso-height-percent:0;mso-width-percent:0;mso-height-percent:0" o:ole="">
            <v:imagedata r:id="rId121" o:title=""/>
          </v:shape>
          <o:OLEObject Type="Embed" ProgID="Visio.Drawing.11" ShapeID="_x0000_i1065" DrawAspect="Content" ObjectID="_1765267561" r:id="rId122"/>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3153DB6D" w14:textId="77777777" w:rsidR="001B35ED" w:rsidRDefault="00522D83" w:rsidP="001B35ED">
      <w:pPr>
        <w:pStyle w:val="Corpsdetexte"/>
      </w:pPr>
      <w:r>
        <w:t xml:space="preserve">Il est possible d’omettre l’initialisation, l’expression ou la mise-à-jour du </w:t>
      </w:r>
      <w:r w:rsidRPr="00E615B6">
        <w:rPr>
          <w:i/>
          <w:iCs/>
        </w:rPr>
        <w:t>for</w:t>
      </w:r>
      <w:r>
        <w:t xml:space="preserve"> mais en laissant les « ; ». </w:t>
      </w:r>
    </w:p>
    <w:p w14:paraId="6E9DFE84" w14:textId="77777777" w:rsidR="001B35ED" w:rsidRDefault="00522D83" w:rsidP="001B35ED">
      <w:pPr>
        <w:pStyle w:val="Corpsdetexte"/>
        <w:rPr>
          <w:lang w:val="fr-CA"/>
        </w:rPr>
      </w:pPr>
      <w:r w:rsidRPr="00B917B1">
        <w:rPr>
          <w:b/>
          <w:bCs/>
        </w:rPr>
        <w:t>Exemple</w:t>
      </w:r>
      <w:r>
        <w:t>.</w:t>
      </w:r>
      <w:r w:rsidRPr="00A35FAA">
        <w:rPr>
          <w:rFonts w:ascii="Segoe UI" w:hAnsi="Segoe UI" w:cs="Segoe UI"/>
          <w:color w:val="586069"/>
          <w:sz w:val="27"/>
          <w:szCs w:val="27"/>
          <w:lang w:val="fr-CA"/>
        </w:rP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2A287F07" w:rsidR="00522D83" w:rsidRDefault="00522D83" w:rsidP="001B35ED">
      <w:pPr>
        <w:pStyle w:val="Corpsdetexte"/>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1B068E">
      <w:pPr>
        <w:pStyle w:val="Code"/>
        <w:keepNext w:val="0"/>
        <w:keepLines w:val="0"/>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lastRenderedPageBreak/>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45DD3F59" w:rsidR="008502F5" w:rsidRDefault="008502F5" w:rsidP="008502F5">
      <w:pPr>
        <w:pStyle w:val="Code"/>
        <w:rPr>
          <w:color w:val="800080"/>
          <w:lang w:eastAsia="en-US"/>
        </w:rPr>
      </w:pPr>
      <w:r w:rsidRPr="00452667">
        <w:rPr>
          <w:color w:val="800080"/>
          <w:lang w:eastAsia="en-US"/>
        </w:rPr>
        <w:t>}</w:t>
      </w:r>
    </w:p>
    <w:p w14:paraId="53D404A2" w14:textId="77777777" w:rsidR="00117845" w:rsidRPr="00452667" w:rsidRDefault="00117845" w:rsidP="008502F5">
      <w:pPr>
        <w:pStyle w:val="Code"/>
        <w:rPr>
          <w:color w:val="000000"/>
          <w:lang w:eastAsia="en-US"/>
        </w:rPr>
      </w:pP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lastRenderedPageBreak/>
        <w:t>Solution</w:t>
      </w:r>
      <w:r>
        <w:rPr>
          <w:b/>
        </w:rP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07C2A9C0" w:rsidR="00305EEB" w:rsidRDefault="00AB3C67" w:rsidP="00AB3C67">
      <w:pPr>
        <w:pStyle w:val="Code"/>
        <w:rPr>
          <w:color w:val="800080"/>
          <w:lang w:val="en-CA" w:eastAsia="en-US"/>
        </w:rPr>
      </w:pPr>
      <w:r>
        <w:rPr>
          <w:color w:val="800080"/>
          <w:lang w:val="en-CA" w:eastAsia="en-US"/>
        </w:rPr>
        <w:t>}</w:t>
      </w:r>
    </w:p>
    <w:p w14:paraId="51F6D7A2" w14:textId="77777777" w:rsidR="00117845" w:rsidRPr="00AB3C67" w:rsidRDefault="00117845" w:rsidP="00AB3C67">
      <w:pPr>
        <w:pStyle w:val="Code"/>
        <w:rPr>
          <w:color w:val="000000"/>
          <w:lang w:val="en-CA" w:eastAsia="en-US"/>
        </w:rPr>
      </w:pPr>
    </w:p>
    <w:p w14:paraId="07131E57" w14:textId="77777777" w:rsidR="00522D83" w:rsidRDefault="00522D83" w:rsidP="00522D83">
      <w:pPr>
        <w:pStyle w:val="Corpsdetexte"/>
      </w:pPr>
    </w:p>
    <w:p w14:paraId="037FB119" w14:textId="77777777" w:rsidR="00522D83" w:rsidRDefault="00522D83" w:rsidP="00522D83">
      <w:pPr>
        <w:pStyle w:val="Titre2"/>
      </w:pPr>
      <w:bookmarkStart w:id="74" w:name="_Toc508790682"/>
      <w:bookmarkStart w:id="75" w:name="_Toc154322386"/>
      <w:r>
        <w:t>La décision avec if</w:t>
      </w:r>
      <w:bookmarkEnd w:id="74"/>
      <w:bookmarkEnd w:id="7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25"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1B068E">
      <w:pPr>
        <w:pStyle w:val="Code"/>
        <w:keepNext w:val="0"/>
        <w:keepLines w:val="0"/>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05BB3420" w:rsidR="00305EEB" w:rsidRDefault="00305EEB" w:rsidP="00305EEB">
      <w:pPr>
        <w:pStyle w:val="Code"/>
        <w:rPr>
          <w:color w:val="800080"/>
          <w:lang w:eastAsia="en-US"/>
        </w:rPr>
      </w:pPr>
      <w:r w:rsidRPr="00305EEB">
        <w:rPr>
          <w:color w:val="800080"/>
          <w:lang w:eastAsia="en-US"/>
        </w:rPr>
        <w:t>}</w:t>
      </w:r>
    </w:p>
    <w:p w14:paraId="79CB7408" w14:textId="77777777" w:rsidR="00117845" w:rsidRPr="00305EEB" w:rsidRDefault="00117845" w:rsidP="00305EEB">
      <w:pPr>
        <w:pStyle w:val="Code"/>
        <w:rPr>
          <w:color w:val="000000"/>
          <w:lang w:eastAsia="en-US"/>
        </w:rPr>
      </w:pP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20026C" w:rsidP="00522D83">
      <w:pPr>
        <w:pStyle w:val="Corpsdetexte"/>
      </w:pPr>
      <w:r>
        <w:rPr>
          <w:noProof/>
        </w:rPr>
        <w:object w:dxaOrig="9903" w:dyaOrig="1200" w14:anchorId="31CFA503">
          <v:shape id="_x0000_i1064" type="#_x0000_t75" alt="" style="width:332.05pt;height:39.75pt;mso-width-percent:0;mso-height-percent:0;mso-width-percent:0;mso-height-percent:0" o:ole="">
            <v:imagedata r:id="rId126" o:title=""/>
          </v:shape>
          <o:OLEObject Type="Embed" ProgID="Visio.Drawing.11" ShapeID="_x0000_i1064" DrawAspect="Content" ObjectID="_1765267562" r:id="rId127"/>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lastRenderedPageBreak/>
        <w:drawing>
          <wp:inline distT="0" distB="0" distL="0" distR="0" wp14:anchorId="73CE6C6A" wp14:editId="52A7A5CD">
            <wp:extent cx="4203065" cy="169068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61736" cy="1714286"/>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t>Exemple</w:t>
      </w:r>
      <w:r>
        <w:t>.</w:t>
      </w:r>
      <w:r w:rsidRPr="00A35FAA">
        <w:rPr>
          <w:rFonts w:ascii="Segoe UI" w:hAnsi="Segoe UI" w:cs="Segoe UI"/>
          <w:color w:val="586069"/>
          <w:sz w:val="27"/>
          <w:szCs w:val="27"/>
          <w:lang w:val="fr-CA"/>
        </w:rPr>
        <w:t xml:space="preserve"> </w:t>
      </w:r>
      <w:hyperlink r:id="rId12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1B068E">
      <w:pPr>
        <w:pStyle w:val="Code"/>
        <w:keepNext w:val="0"/>
        <w:keepLines w:val="0"/>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lastRenderedPageBreak/>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0D2F50E5" w:rsidR="00305EEB" w:rsidRDefault="00305EEB" w:rsidP="00305EEB">
      <w:pPr>
        <w:pStyle w:val="Code"/>
        <w:rPr>
          <w:color w:val="800080"/>
          <w:lang w:eastAsia="en-US"/>
        </w:rPr>
      </w:pPr>
      <w:r w:rsidRPr="00452667">
        <w:rPr>
          <w:color w:val="800080"/>
          <w:lang w:eastAsia="en-US"/>
        </w:rPr>
        <w:t>}</w:t>
      </w:r>
    </w:p>
    <w:p w14:paraId="6B3F0993" w14:textId="77777777" w:rsidR="00117845" w:rsidRPr="00452667" w:rsidRDefault="00117845" w:rsidP="00305EEB">
      <w:pPr>
        <w:pStyle w:val="Code"/>
        <w:rPr>
          <w:color w:val="000000"/>
          <w:lang w:eastAsia="en-US"/>
        </w:rPr>
      </w:pP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lastRenderedPageBreak/>
        <w:t>Exemple</w:t>
      </w:r>
      <w:r>
        <w:t xml:space="preserve">. </w:t>
      </w:r>
      <w:hyperlink r:id="rId13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6C5F48EE" w:rsidR="00305EEB" w:rsidRDefault="00305EEB" w:rsidP="00305EEB">
      <w:pPr>
        <w:pStyle w:val="Code"/>
        <w:rPr>
          <w:color w:val="800080"/>
          <w:lang w:eastAsia="en-US"/>
        </w:rPr>
      </w:pPr>
      <w:r w:rsidRPr="00452667">
        <w:rPr>
          <w:color w:val="800080"/>
          <w:lang w:eastAsia="en-US"/>
        </w:rPr>
        <w:t>}</w:t>
      </w:r>
    </w:p>
    <w:p w14:paraId="1E7DCE78" w14:textId="77777777" w:rsidR="00117845" w:rsidRPr="00452667" w:rsidRDefault="00117845" w:rsidP="00305EEB">
      <w:pPr>
        <w:pStyle w:val="Code"/>
        <w:rPr>
          <w:color w:val="000000"/>
          <w:lang w:eastAsia="en-US"/>
        </w:rPr>
      </w:pP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1">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32">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lastRenderedPageBreak/>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33">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20026C" w:rsidP="00522D83">
      <w:pPr>
        <w:pStyle w:val="Corpsdetexte"/>
      </w:pPr>
      <w:r>
        <w:rPr>
          <w:noProof/>
        </w:rPr>
        <w:object w:dxaOrig="5223" w:dyaOrig="4558" w14:anchorId="49E13060">
          <v:shape id="_x0000_i1063" type="#_x0000_t75" alt="" style="width:207.4pt;height:182.7pt;mso-width-percent:0;mso-height-percent:0;mso-width-percent:0;mso-height-percent:0" o:ole="">
            <v:imagedata r:id="rId134" o:title=""/>
          </v:shape>
          <o:OLEObject Type="Embed" ProgID="Visio.Drawing.11" ShapeID="_x0000_i1063" DrawAspect="Content" ObjectID="_1765267563" r:id="rId135"/>
        </w:object>
      </w:r>
    </w:p>
    <w:p w14:paraId="77BDE447" w14:textId="77777777" w:rsidR="00522D83" w:rsidRPr="004F4C03" w:rsidRDefault="0020026C" w:rsidP="00522D83">
      <w:pPr>
        <w:pStyle w:val="Corpsdetexte"/>
      </w:pPr>
      <w:r>
        <w:rPr>
          <w:noProof/>
        </w:rPr>
        <w:object w:dxaOrig="7140" w:dyaOrig="1227" w14:anchorId="6BD39F68">
          <v:shape id="_x0000_i1062" type="#_x0000_t75" alt="" style="width:294.45pt;height:51.6pt;mso-width-percent:0;mso-height-percent:0;mso-width-percent:0;mso-height-percent:0" o:ole="">
            <v:imagedata r:id="rId136" o:title=""/>
          </v:shape>
          <o:OLEObject Type="Embed" ProgID="Visio.Drawing.11" ShapeID="_x0000_i1062" DrawAspect="Content" ObjectID="_1765267564" r:id="rId137"/>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EF7B00">
      <w:pPr>
        <w:pStyle w:val="Corpsdetexte"/>
        <w:keepNext/>
        <w:keepLines/>
      </w:pPr>
      <w:r w:rsidRPr="00454016">
        <w:rPr>
          <w:b/>
        </w:rPr>
        <w:lastRenderedPageBreak/>
        <w:t>Solution</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1B35ED">
      <w:pPr>
        <w:pStyle w:val="Corpsdetexte"/>
        <w:keepNext/>
        <w:keepLines/>
      </w:pPr>
      <w:r w:rsidRPr="00454016">
        <w:rPr>
          <w:b/>
        </w:rPr>
        <w:t>Solution</w:t>
      </w:r>
      <w:r>
        <w:t xml:space="preserve">. </w:t>
      </w:r>
      <w:hyperlink r:id="rId13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1B35ED">
      <w:pPr>
        <w:pStyle w:val="Code"/>
        <w:rPr>
          <w:color w:val="000000"/>
          <w:lang w:eastAsia="en-US"/>
        </w:rPr>
      </w:pPr>
      <w:r w:rsidRPr="00305EEB">
        <w:rPr>
          <w:lang w:eastAsia="en-US"/>
        </w:rPr>
        <w:t>/**</w:t>
      </w:r>
    </w:p>
    <w:p w14:paraId="3A2ECC2E" w14:textId="77777777" w:rsidR="00305EEB" w:rsidRPr="00305EEB" w:rsidRDefault="00305EEB" w:rsidP="001B35ED">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1B35ED">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1B35ED">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1B35ED">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1B35ED">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1B35ED">
      <w:pPr>
        <w:pStyle w:val="Code"/>
        <w:rPr>
          <w:color w:val="000000"/>
          <w:lang w:val="en-US" w:eastAsia="en-US"/>
        </w:rPr>
      </w:pPr>
    </w:p>
    <w:p w14:paraId="64DE5DF7" w14:textId="77777777" w:rsidR="00305EEB" w:rsidRPr="00305EEB" w:rsidRDefault="00305EEB" w:rsidP="001B35ED">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1B35ED">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1B35ED">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1B068E">
      <w:pPr>
        <w:pStyle w:val="Code"/>
        <w:keepNext w:val="0"/>
        <w:keepLines w:val="0"/>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263A5115" w:rsidR="00305EEB" w:rsidRDefault="00305EEB" w:rsidP="00305EEB">
      <w:pPr>
        <w:pStyle w:val="Code"/>
        <w:rPr>
          <w:color w:val="800080"/>
          <w:lang w:eastAsia="en-US"/>
        </w:rPr>
      </w:pPr>
      <w:r w:rsidRPr="00452667">
        <w:rPr>
          <w:color w:val="800080"/>
          <w:lang w:eastAsia="en-US"/>
        </w:rPr>
        <w:t>}</w:t>
      </w:r>
    </w:p>
    <w:p w14:paraId="26454B20" w14:textId="77777777" w:rsidR="003E5B17" w:rsidRPr="00452667" w:rsidRDefault="003E5B17" w:rsidP="00305EEB">
      <w:pPr>
        <w:pStyle w:val="Code"/>
        <w:rPr>
          <w:color w:val="000000"/>
          <w:lang w:eastAsia="en-US"/>
        </w:rPr>
      </w:pP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t>Solution</w:t>
      </w:r>
      <w:r>
        <w:t xml:space="preserve">. </w:t>
      </w:r>
      <w:hyperlink r:id="rId14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4B5FE2D1" w:rsidR="00305EEB" w:rsidRDefault="00305EEB" w:rsidP="00305EEB">
      <w:pPr>
        <w:pStyle w:val="Code"/>
        <w:rPr>
          <w:color w:val="800080"/>
          <w:lang w:eastAsia="en-US"/>
        </w:rPr>
      </w:pPr>
      <w:r w:rsidRPr="00305EEB">
        <w:rPr>
          <w:color w:val="800080"/>
          <w:lang w:eastAsia="en-US"/>
        </w:rPr>
        <w:t>}</w:t>
      </w:r>
    </w:p>
    <w:p w14:paraId="388D3DC0" w14:textId="77777777" w:rsidR="003E5B17" w:rsidRPr="00305EEB" w:rsidRDefault="003E5B17" w:rsidP="00305EEB">
      <w:pPr>
        <w:pStyle w:val="Code"/>
        <w:rPr>
          <w:color w:val="000000"/>
          <w:lang w:eastAsia="en-US"/>
        </w:rPr>
      </w:pP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lastRenderedPageBreak/>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Corpsdetexte"/>
        <w:keepNext/>
        <w:keepLines/>
      </w:pPr>
      <w:r w:rsidRPr="00201AA7">
        <w:rPr>
          <w:b/>
        </w:rPr>
        <w:t>Solution</w:t>
      </w:r>
      <w:r>
        <w:t xml:space="preserve">. </w:t>
      </w:r>
      <w:hyperlink r:id="rId14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1D86AFB7" w:rsidR="00305EEB" w:rsidRDefault="00305EEB" w:rsidP="00305EEB">
      <w:pPr>
        <w:pStyle w:val="Code"/>
        <w:rPr>
          <w:color w:val="800080"/>
          <w:lang w:eastAsia="en-US"/>
        </w:rPr>
      </w:pPr>
      <w:r w:rsidRPr="00305EEB">
        <w:rPr>
          <w:color w:val="800080"/>
          <w:lang w:eastAsia="en-US"/>
        </w:rPr>
        <w:t>}</w:t>
      </w:r>
    </w:p>
    <w:p w14:paraId="530FC576" w14:textId="77777777" w:rsidR="003E5B17" w:rsidRPr="00305EEB" w:rsidRDefault="003E5B17" w:rsidP="00305EEB">
      <w:pPr>
        <w:pStyle w:val="Code"/>
        <w:rPr>
          <w:color w:val="000000"/>
          <w:lang w:eastAsia="en-US"/>
        </w:rPr>
      </w:pPr>
    </w:p>
    <w:p w14:paraId="315F65BD" w14:textId="77777777" w:rsidR="00305EEB" w:rsidRDefault="00305EEB" w:rsidP="00522D83">
      <w:pPr>
        <w:pStyle w:val="Corpsdetexte"/>
      </w:pPr>
    </w:p>
    <w:p w14:paraId="4D0DBEF2" w14:textId="6DC9AD37" w:rsidR="00522D83" w:rsidRDefault="00522D83" w:rsidP="00522D83">
      <w:pPr>
        <w:pStyle w:val="Corpsdetexte"/>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76" w:name="_Toc154322387"/>
      <w:r w:rsidR="00F97D1A">
        <w:lastRenderedPageBreak/>
        <w:t>Types et expressions Java</w:t>
      </w:r>
      <w:bookmarkStart w:id="77" w:name="_Toc508791575"/>
      <w:bookmarkEnd w:id="76"/>
      <w:bookmarkEnd w:id="7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42"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78" w:name="_Toc508791576"/>
      <w:bookmarkStart w:id="79" w:name="_Toc154322388"/>
      <w:r>
        <w:t xml:space="preserve">Type primitif et </w:t>
      </w:r>
      <w:r w:rsidR="000250CB">
        <w:t>littéral</w:t>
      </w:r>
      <w:bookmarkEnd w:id="78"/>
      <w:bookmarkEnd w:id="7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1559"/>
        <w:gridCol w:w="1134"/>
        <w:gridCol w:w="2977"/>
      </w:tblGrid>
      <w:tr w:rsidR="00F97D1A" w:rsidRPr="00AB1786" w14:paraId="0CFA52A4" w14:textId="77777777" w:rsidTr="001B068E">
        <w:tc>
          <w:tcPr>
            <w:tcW w:w="993" w:type="dxa"/>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1559" w:type="dxa"/>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2977"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1B068E">
        <w:tc>
          <w:tcPr>
            <w:tcW w:w="993" w:type="dxa"/>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1559" w:type="dxa"/>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2977"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1B068E">
        <w:tc>
          <w:tcPr>
            <w:tcW w:w="993" w:type="dxa"/>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1559" w:type="dxa"/>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2977"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1B068E">
        <w:tc>
          <w:tcPr>
            <w:tcW w:w="993" w:type="dxa"/>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1559" w:type="dxa"/>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2977"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1B068E">
        <w:tc>
          <w:tcPr>
            <w:tcW w:w="993" w:type="dxa"/>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1559" w:type="dxa"/>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2977"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1B068E">
        <w:tc>
          <w:tcPr>
            <w:tcW w:w="993" w:type="dxa"/>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1559" w:type="dxa"/>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2977"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1B068E">
        <w:tc>
          <w:tcPr>
            <w:tcW w:w="993" w:type="dxa"/>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1559" w:type="dxa"/>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2977"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1B068E">
        <w:tc>
          <w:tcPr>
            <w:tcW w:w="993" w:type="dxa"/>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lastRenderedPageBreak/>
              <w:t xml:space="preserve">float </w:t>
            </w:r>
          </w:p>
        </w:tc>
        <w:tc>
          <w:tcPr>
            <w:tcW w:w="1559" w:type="dxa"/>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2977"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1B068E">
        <w:tc>
          <w:tcPr>
            <w:tcW w:w="993" w:type="dxa"/>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1559" w:type="dxa"/>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2977"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8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8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81" w:name="_Toc508791577"/>
      <w:bookmarkStart w:id="82" w:name="_Toc154322389"/>
      <w:r w:rsidRPr="16CBE89F">
        <w:rPr>
          <w:lang w:val="fr-CA"/>
        </w:rPr>
        <w:t>Types et expressions numériques</w:t>
      </w:r>
      <w:bookmarkEnd w:id="81"/>
      <w:bookmarkEnd w:id="8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 xml:space="preserve">la valeur 2147483648 ne </w:t>
      </w:r>
      <w:r w:rsidR="005F5D14" w:rsidRPr="005F5D14">
        <w:rPr>
          <w:lang w:val="fr-CA"/>
        </w:rPr>
        <w:lastRenderedPageBreak/>
        <w:t>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83" w:name="OLE_LINK5"/>
      <w:bookmarkStart w:id="8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83"/>
      <w:bookmarkEnd w:id="8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85" w:name="OLE_LINK23"/>
      <w:bookmarkStart w:id="86" w:name="OLE_LINK24"/>
      <w:r w:rsidR="00EF4DF2" w:rsidRPr="00EF4DF2">
        <w:rPr>
          <w:lang w:val="fr-CA"/>
        </w:rPr>
        <w:t>π</w:t>
      </w:r>
      <w:bookmarkEnd w:id="85"/>
      <w:bookmarkEnd w:id="8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4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lastRenderedPageBreak/>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74166C26" w:rsidR="00F276D8" w:rsidRDefault="001B068E" w:rsidP="00F276D8">
      <w:pPr>
        <w:pStyle w:val="BlocdecitationPremier"/>
        <w:rPr>
          <w:lang w:val="fr-CA"/>
        </w:rPr>
      </w:pPr>
      <w:r w:rsidRPr="00790DA8">
        <w:rPr>
          <w:lang w:val="fr-CA"/>
        </w:rPr>
        <w:t>F</w:t>
      </w:r>
      <w:r w:rsidR="00F276D8" w:rsidRPr="00790DA8">
        <w:rPr>
          <w:lang w:val="fr-CA"/>
        </w:rPr>
        <w:t>alse</w:t>
      </w:r>
    </w:p>
    <w:p w14:paraId="1F84AE1D" w14:textId="77777777" w:rsidR="001B068E" w:rsidRDefault="001B068E" w:rsidP="001B068E">
      <w:pPr>
        <w:pStyle w:val="Corpsdetexte"/>
        <w:rPr>
          <w:lang w:val="fr-CA"/>
        </w:rPr>
      </w:pPr>
    </w:p>
    <w:p w14:paraId="7ED7112E" w14:textId="77777777" w:rsidR="001B068E" w:rsidRPr="001B068E" w:rsidRDefault="001B068E" w:rsidP="001B068E">
      <w:pPr>
        <w:pStyle w:val="Corpsdetexte"/>
        <w:rPr>
          <w:lang w:val="fr-CA"/>
        </w:rPr>
      </w:pP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1F1732BC" w:rsidR="000D557D" w:rsidRDefault="000D557D" w:rsidP="00F276D8">
      <w:pPr>
        <w:pStyle w:val="Code"/>
        <w:rPr>
          <w:color w:val="800080"/>
          <w:lang w:eastAsia="zh-CN"/>
        </w:rPr>
      </w:pPr>
      <w:r w:rsidRPr="000D557D">
        <w:rPr>
          <w:color w:val="800080"/>
          <w:lang w:eastAsia="zh-CN"/>
        </w:rPr>
        <w:t>}</w:t>
      </w:r>
    </w:p>
    <w:p w14:paraId="58021B3B" w14:textId="77777777" w:rsidR="003E5B17" w:rsidRDefault="003E5B17" w:rsidP="00F276D8">
      <w:pPr>
        <w:pStyle w:val="Code"/>
        <w:rPr>
          <w:lang w:eastAsia="zh-CN"/>
        </w:rPr>
      </w:pP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lastRenderedPageBreak/>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lastRenderedPageBreak/>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1B068E">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981314">
        <w:rPr>
          <w:b/>
          <w:bCs/>
          <w:lang w:val="fr-CA"/>
        </w:rPr>
        <w:lastRenderedPageBreak/>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87" w:name="OLE_LINK1"/>
      <w:bookmarkStart w:id="8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87"/>
    <w:bookmarkEnd w:id="8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lastRenderedPageBreak/>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89" w:name="OLE_LINK3"/>
      <w:bookmarkStart w:id="9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89"/>
    <w:bookmarkEnd w:id="9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t>La deuxième formulation est préférable car elle clarifie la conversion désirée.</w:t>
      </w:r>
    </w:p>
    <w:p w14:paraId="2794AB14" w14:textId="77777777" w:rsidR="00F97D1A" w:rsidRDefault="00F97D1A" w:rsidP="00F97D1A">
      <w:pPr>
        <w:pStyle w:val="Titre2"/>
        <w:rPr>
          <w:lang w:val="fr-CA"/>
        </w:rPr>
      </w:pPr>
      <w:bookmarkStart w:id="91" w:name="_Toc508791578"/>
      <w:bookmarkStart w:id="92" w:name="_Toc154322390"/>
      <w:r w:rsidRPr="16CBE89F">
        <w:rPr>
          <w:lang w:val="fr-CA"/>
        </w:rPr>
        <w:t>Expressions booléennes</w:t>
      </w:r>
      <w:bookmarkEnd w:id="91"/>
      <w:bookmarkEnd w:id="9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lastRenderedPageBreak/>
        <w:t>Exemple</w:t>
      </w:r>
      <w:r>
        <w:rPr>
          <w:lang w:val="fr-CA"/>
        </w:rPr>
        <w:t xml:space="preserve">. </w:t>
      </w:r>
      <w:hyperlink r:id="rId144"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5CA98007" w14:textId="6E51F93D" w:rsidR="00F97D1A" w:rsidRDefault="00F97D1A" w:rsidP="00EF7B00">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lastRenderedPageBreak/>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45"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lastRenderedPageBreak/>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63DB8477" w:rsidR="006C4335" w:rsidRDefault="006C4335" w:rsidP="006C4335">
      <w:pPr>
        <w:pStyle w:val="Code"/>
        <w:rPr>
          <w:color w:val="800080"/>
          <w:lang w:eastAsia="en-US"/>
        </w:rPr>
      </w:pPr>
      <w:r w:rsidRPr="006C4335">
        <w:rPr>
          <w:color w:val="800080"/>
          <w:lang w:eastAsia="en-US"/>
        </w:rPr>
        <w:t>}</w:t>
      </w:r>
    </w:p>
    <w:p w14:paraId="7775C7DB" w14:textId="77777777" w:rsidR="003E5B17" w:rsidRPr="006C4335" w:rsidRDefault="003E5B17" w:rsidP="006C4335">
      <w:pPr>
        <w:pStyle w:val="Code"/>
        <w:rPr>
          <w:color w:val="000000"/>
          <w:lang w:eastAsia="en-US"/>
        </w:rPr>
      </w:pP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93" w:name="_Toc508791579"/>
      <w:bookmarkStart w:id="94" w:name="_Toc154322391"/>
      <w:r w:rsidRPr="16CBE89F">
        <w:rPr>
          <w:lang w:val="fr-CA"/>
        </w:rPr>
        <w:t>Traitement de caractères</w:t>
      </w:r>
      <w:bookmarkEnd w:id="93"/>
      <w:bookmarkEnd w:id="9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46"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47"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lastRenderedPageBreak/>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95" w:name="_Toc508791580"/>
      <w:bookmarkStart w:id="96" w:name="_Toc154322392"/>
      <w:r w:rsidRPr="16CBE89F">
        <w:rPr>
          <w:lang w:val="fr-CA"/>
        </w:rPr>
        <w:t xml:space="preserve">Type </w:t>
      </w:r>
      <w:r w:rsidRPr="16CBE89F">
        <w:rPr>
          <w:i/>
          <w:iCs/>
          <w:lang w:val="fr-CA"/>
        </w:rPr>
        <w:t>String</w:t>
      </w:r>
      <w:r w:rsidRPr="16CBE89F">
        <w:rPr>
          <w:lang w:val="fr-CA"/>
        </w:rPr>
        <w:t>, objets et classes</w:t>
      </w:r>
      <w:bookmarkEnd w:id="95"/>
      <w:bookmarkEnd w:id="9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4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49"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0"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w:t>
      </w:r>
      <w:r>
        <w:rPr>
          <w:lang w:val="fr-CA"/>
        </w:rPr>
        <w:lastRenderedPageBreak/>
        <w:t>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52"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C811BB5" w:rsidR="00606331" w:rsidRDefault="00606331" w:rsidP="00606331">
      <w:pPr>
        <w:pStyle w:val="Code"/>
        <w:rPr>
          <w:color w:val="800080"/>
          <w:lang w:val="en-US" w:eastAsia="en-US"/>
        </w:rPr>
      </w:pPr>
      <w:r w:rsidRPr="00CF67E3">
        <w:rPr>
          <w:color w:val="800080"/>
          <w:lang w:val="en-US" w:eastAsia="en-US"/>
        </w:rPr>
        <w:t>}</w:t>
      </w:r>
    </w:p>
    <w:p w14:paraId="0010F867" w14:textId="77777777" w:rsidR="003E5B17" w:rsidRPr="00CF67E3" w:rsidRDefault="003E5B17" w:rsidP="00606331">
      <w:pPr>
        <w:pStyle w:val="Code"/>
        <w:rPr>
          <w:color w:val="000000"/>
          <w:lang w:val="en-US" w:eastAsia="en-US"/>
        </w:rPr>
      </w:pP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20026C" w:rsidP="00F97D1A">
      <w:pPr>
        <w:pStyle w:val="Corpsdetexte"/>
        <w:rPr>
          <w:lang w:val="fr-CA"/>
        </w:rPr>
      </w:pPr>
      <w:r>
        <w:rPr>
          <w:noProof/>
        </w:rPr>
        <w:object w:dxaOrig="7977" w:dyaOrig="2577" w14:anchorId="1D5ABFBF">
          <v:shape id="_x0000_i1061" type="#_x0000_t75" alt="" style="width:321.3pt;height:105.3pt;mso-width-percent:0;mso-height-percent:0;mso-width-percent:0;mso-height-percent:0" o:ole="">
            <v:imagedata r:id="rId153" o:title=""/>
          </v:shape>
          <o:OLEObject Type="Embed" ProgID="Visio.Drawing.11" ShapeID="_x0000_i1061" DrawAspect="Content" ObjectID="_1765267565" r:id="rId154"/>
        </w:object>
      </w:r>
    </w:p>
    <w:p w14:paraId="0885D462" w14:textId="77777777" w:rsidR="00F97D1A" w:rsidRDefault="00F97D1A" w:rsidP="00F97D1A">
      <w:pPr>
        <w:pStyle w:val="Corpsdetexte"/>
        <w:rPr>
          <w:lang w:val="fr-CA"/>
        </w:rPr>
      </w:pPr>
      <w:r>
        <w:rPr>
          <w:lang w:val="fr-CA"/>
        </w:rPr>
        <w:lastRenderedPageBreak/>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55"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5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57"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20026C" w:rsidP="00F97D1A">
      <w:pPr>
        <w:pStyle w:val="Corpsdetexte"/>
      </w:pPr>
      <w:r>
        <w:rPr>
          <w:noProof/>
        </w:rPr>
        <w:object w:dxaOrig="7977" w:dyaOrig="2577" w14:anchorId="4750D807">
          <v:shape id="_x0000_i1060" type="#_x0000_t75" alt="" style="width:313.8pt;height:105.3pt;mso-width-percent:0;mso-height-percent:0;mso-width-percent:0;mso-height-percent:0" o:ole="">
            <v:imagedata r:id="rId158" o:title=""/>
          </v:shape>
          <o:OLEObject Type="Embed" ProgID="Visio.Drawing.11" ShapeID="_x0000_i1060" DrawAspect="Content" ObjectID="_1765267566" r:id="rId159"/>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20026C" w:rsidP="00F97D1A">
      <w:pPr>
        <w:pStyle w:val="Corpsdetexte"/>
      </w:pPr>
      <w:r>
        <w:rPr>
          <w:noProof/>
        </w:rPr>
        <w:object w:dxaOrig="8463" w:dyaOrig="958" w14:anchorId="35E4FED8">
          <v:shape id="_x0000_i1059" type="#_x0000_t75" alt="" style="width:333.15pt;height:34.4pt;mso-width-percent:0;mso-height-percent:0;mso-width-percent:0;mso-height-percent:0" o:ole="">
            <v:imagedata r:id="rId160" o:title=""/>
          </v:shape>
          <o:OLEObject Type="Embed" ProgID="Visio.Drawing.11" ShapeID="_x0000_i1059" DrawAspect="Content" ObjectID="_1765267567" r:id="rId161"/>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62"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63"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64"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65"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66"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t xml:space="preserve">Par opposition aux objets, il n’y a pas de distinction entre une valeur et son contenant pour les types primitifs. Comment fait-on la différence entre la </w:t>
      </w:r>
      <w:r>
        <w:lastRenderedPageBreak/>
        <w:t>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67"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68"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0" w:history="1">
        <w:r w:rsidR="00F97D1A" w:rsidRPr="004028C1">
          <w:rPr>
            <w:rStyle w:val="Hyperlien"/>
          </w:rPr>
          <w:t>https://docs.oracle.com/javase/8/docs/api/</w:t>
        </w:r>
      </w:hyperlink>
    </w:p>
    <w:p w14:paraId="6B078492" w14:textId="125507A2" w:rsidR="00F97D1A" w:rsidRDefault="00F97D1A" w:rsidP="00F97D1A">
      <w:pPr>
        <w:pStyle w:val="Corpsdetexte"/>
      </w:pPr>
      <w:r>
        <w:lastRenderedPageBreak/>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1"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2"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73"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74"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1B068E">
      <w:pPr>
        <w:pStyle w:val="Corpsdetexte"/>
        <w:keepNext/>
        <w:keepLines/>
      </w:pPr>
      <w:r w:rsidRPr="004A7BA7">
        <w:rPr>
          <w:b/>
          <w:bCs/>
        </w:rPr>
        <w:lastRenderedPageBreak/>
        <w:t>Exemple</w:t>
      </w:r>
      <w:r>
        <w:t xml:space="preserve">. Le programme suivant illustre quelques méthodes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26162E75" w:rsidR="00D35A89" w:rsidRDefault="00D35A89" w:rsidP="00D35A89">
      <w:pPr>
        <w:pStyle w:val="Code"/>
        <w:rPr>
          <w:color w:val="800080"/>
          <w:lang w:val="fr-FR" w:eastAsia="en-US"/>
        </w:rPr>
      </w:pPr>
      <w:r w:rsidRPr="002E0279">
        <w:rPr>
          <w:color w:val="800080"/>
          <w:lang w:val="fr-FR" w:eastAsia="en-US"/>
        </w:rPr>
        <w:t>}</w:t>
      </w:r>
    </w:p>
    <w:p w14:paraId="3C010A55" w14:textId="77777777" w:rsidR="003E5B17" w:rsidRPr="002E0279" w:rsidRDefault="003E5B17" w:rsidP="00D35A89">
      <w:pPr>
        <w:pStyle w:val="Code"/>
        <w:rPr>
          <w:color w:val="000000"/>
          <w:lang w:val="fr-FR" w:eastAsia="en-US"/>
        </w:rPr>
      </w:pP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77"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78"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20026C" w:rsidP="00F97D1A">
      <w:pPr>
        <w:pStyle w:val="Corpsdetexte"/>
        <w:jc w:val="center"/>
      </w:pPr>
      <w:r>
        <w:rPr>
          <w:noProof/>
        </w:rPr>
        <w:object w:dxaOrig="4017" w:dyaOrig="777" w14:anchorId="3D35D41D">
          <v:shape id="_x0000_i1058" type="#_x0000_t75" alt="" style="width:203.1pt;height:38.7pt;mso-width-percent:0;mso-height-percent:0;mso-width-percent:0;mso-height-percent:0" o:ole="">
            <v:imagedata r:id="rId179" o:title=""/>
          </v:shape>
          <o:OLEObject Type="Embed" ProgID="Visio.Drawing.11" ShapeID="_x0000_i1058" DrawAspect="Content" ObjectID="_1765267568" r:id="rId180"/>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1"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06F6885E" w:rsidR="00F97D1A" w:rsidRPr="00F34B67" w:rsidRDefault="00F97D1A" w:rsidP="00F97D1A">
      <w:pPr>
        <w:pStyle w:val="CodeJava9pt"/>
      </w:pP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82"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197"/>
        <w:gridCol w:w="3591"/>
      </w:tblGrid>
      <w:tr w:rsidR="00F97D1A" w:rsidRPr="009D7BE4"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8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84"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9D7BE4"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85"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86"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87"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88"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0"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1"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192"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193"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194"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195"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w:t>
      </w:r>
      <w:r>
        <w:rPr>
          <w:lang w:val="fr-CA"/>
        </w:rPr>
        <w:lastRenderedPageBreak/>
        <w:t xml:space="preserve">d’utiliser un constructeur pour créer un objet de la classe </w:t>
      </w:r>
      <w:hyperlink r:id="rId196"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197"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19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199"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2875FAF6" w14:textId="21E981FD" w:rsidR="00F97D1A" w:rsidRDefault="00F97D1A" w:rsidP="00EF7B00">
      <w:pPr>
        <w:pStyle w:val="CodeJava9pt"/>
        <w:rPr>
          <w:lang w:val="fr-CA"/>
        </w:rPr>
      </w:pPr>
      <w:r w:rsidRPr="002E0172">
        <w:t xml:space="preserve">      </w:t>
      </w:r>
      <w:r w:rsidRPr="00CE11D2">
        <w:rPr>
          <w:lang w:val="fr-CA"/>
        </w:rPr>
        <w:t>String string1 = "abc";</w:t>
      </w: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1"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2"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28151AA4" w14:textId="59D3802F" w:rsidR="00F97D1A" w:rsidRPr="007C05BF" w:rsidRDefault="00F97D1A" w:rsidP="00EF7B00">
      <w:pPr>
        <w:pStyle w:val="CodeJava9pt"/>
        <w:rPr>
          <w:lang w:val="fr-CA"/>
        </w:rPr>
      </w:pPr>
      <w:r w:rsidRPr="00E678B9">
        <w:rPr>
          <w:lang w:val="fr-CA"/>
        </w:rPr>
        <w:t xml:space="preserve">      </w:t>
      </w:r>
      <w:r w:rsidRPr="007C05BF">
        <w:rPr>
          <w:lang w:val="fr-CA"/>
        </w:rPr>
        <w:t>String string1 = new String("abc");</w:t>
      </w: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0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05"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0EF63F77" w:rsidR="00D35A89" w:rsidRDefault="00D35A89" w:rsidP="00D35A89">
      <w:pPr>
        <w:pStyle w:val="Code"/>
        <w:rPr>
          <w:color w:val="800080"/>
          <w:lang w:eastAsia="en-US"/>
        </w:rPr>
      </w:pPr>
      <w:r w:rsidRPr="008B351D">
        <w:rPr>
          <w:color w:val="800080"/>
          <w:lang w:eastAsia="en-US"/>
        </w:rPr>
        <w:t>}</w:t>
      </w:r>
    </w:p>
    <w:p w14:paraId="17ED70E1" w14:textId="77777777" w:rsidR="003E5B17" w:rsidRPr="008B351D" w:rsidRDefault="003E5B17" w:rsidP="00D35A89">
      <w:pPr>
        <w:pStyle w:val="Code"/>
        <w:rPr>
          <w:lang w:eastAsia="en-US"/>
        </w:rPr>
      </w:pP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lastRenderedPageBreak/>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06"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07"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20026C" w:rsidP="00F97D1A">
      <w:pPr>
        <w:pStyle w:val="Corpsdetexte"/>
      </w:pPr>
      <w:r>
        <w:rPr>
          <w:noProof/>
        </w:rPr>
        <w:object w:dxaOrig="9417" w:dyaOrig="4017" w14:anchorId="5B887740">
          <v:shape id="_x0000_i1057" type="#_x0000_t75" alt="" style="width:331pt;height:142.95pt;mso-width-percent:0;mso-height-percent:0;mso-width-percent:0;mso-height-percent:0" o:ole="">
            <v:imagedata r:id="rId208" o:title=""/>
          </v:shape>
          <o:OLEObject Type="Embed" ProgID="Visio.Drawing.11" ShapeID="_x0000_i1057" DrawAspect="Content" ObjectID="_1765267569" r:id="rId209"/>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0"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w:t>
      </w:r>
      <w:r>
        <w:lastRenderedPageBreak/>
        <w:t xml:space="preserve">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97" w:name="OLE_LINK19"/>
      <w:bookmarkStart w:id="98" w:name="OLE_LINK20"/>
      <w:r w:rsidRPr="00840FA7">
        <w:rPr>
          <w:b/>
          <w:bCs/>
        </w:rPr>
        <w:t>Exemple</w:t>
      </w:r>
      <w: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97"/>
    <w:bookmarkEnd w:id="9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12"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t xml:space="preserve"> </w:t>
      </w:r>
    </w:p>
    <w:p w14:paraId="7E8CA507" w14:textId="77777777" w:rsidR="00CE10C1" w:rsidRPr="001B068E" w:rsidRDefault="00CE10C1" w:rsidP="00CE10C1">
      <w:pPr>
        <w:pStyle w:val="Code"/>
        <w:rPr>
          <w:lang w:val="fr-FR" w:eastAsia="zh-CN"/>
        </w:rPr>
      </w:pPr>
      <w:r w:rsidRPr="001B068E">
        <w:rPr>
          <w:b/>
          <w:bCs/>
          <w:color w:val="800000"/>
          <w:lang w:val="fr-FR" w:eastAsia="zh-CN"/>
        </w:rPr>
        <w:lastRenderedPageBreak/>
        <w:t>public</w:t>
      </w:r>
      <w:r w:rsidRPr="001B068E">
        <w:rPr>
          <w:lang w:val="fr-FR" w:eastAsia="zh-CN"/>
        </w:rPr>
        <w:t xml:space="preserve"> </w:t>
      </w:r>
      <w:r w:rsidRPr="001B068E">
        <w:rPr>
          <w:b/>
          <w:bCs/>
          <w:color w:val="800000"/>
          <w:lang w:val="fr-FR" w:eastAsia="zh-CN"/>
        </w:rPr>
        <w:t>class</w:t>
      </w:r>
      <w:r w:rsidRPr="001B068E">
        <w:rPr>
          <w:lang w:val="fr-FR" w:eastAsia="zh-CN"/>
        </w:rPr>
        <w:t xml:space="preserve"> ExempleEmoji </w:t>
      </w:r>
      <w:r w:rsidRPr="001B068E">
        <w:rPr>
          <w:color w:val="800080"/>
          <w:lang w:val="fr-FR" w:eastAsia="zh-CN"/>
        </w:rPr>
        <w:t>{</w:t>
      </w:r>
    </w:p>
    <w:p w14:paraId="74A3F4E7" w14:textId="77777777" w:rsidR="00CE10C1" w:rsidRPr="001B068E" w:rsidRDefault="00CE10C1" w:rsidP="00CE10C1">
      <w:pPr>
        <w:pStyle w:val="Code"/>
        <w:rPr>
          <w:lang w:val="fr-FR" w:eastAsia="zh-CN"/>
        </w:rPr>
      </w:pPr>
      <w:r w:rsidRPr="001B068E">
        <w:rPr>
          <w:lang w:val="fr-FR" w:eastAsia="zh-CN"/>
        </w:rPr>
        <w:t xml:space="preserve">  </w:t>
      </w:r>
      <w:r w:rsidRPr="001B068E">
        <w:rPr>
          <w:b/>
          <w:bCs/>
          <w:color w:val="800000"/>
          <w:lang w:val="fr-FR" w:eastAsia="zh-CN"/>
        </w:rPr>
        <w:t>public</w:t>
      </w:r>
      <w:r w:rsidRPr="001B068E">
        <w:rPr>
          <w:lang w:val="fr-FR" w:eastAsia="zh-CN"/>
        </w:rPr>
        <w:t xml:space="preserve"> </w:t>
      </w:r>
      <w:r w:rsidRPr="001B068E">
        <w:rPr>
          <w:b/>
          <w:bCs/>
          <w:color w:val="800000"/>
          <w:lang w:val="fr-FR" w:eastAsia="zh-CN"/>
        </w:rPr>
        <w:t>static</w:t>
      </w:r>
      <w:r w:rsidRPr="001B068E">
        <w:rPr>
          <w:lang w:val="fr-FR" w:eastAsia="zh-CN"/>
        </w:rPr>
        <w:t xml:space="preserve"> </w:t>
      </w:r>
      <w:r w:rsidRPr="001B068E">
        <w:rPr>
          <w:color w:val="BB7977"/>
          <w:lang w:val="fr-FR" w:eastAsia="zh-CN"/>
        </w:rPr>
        <w:t>void</w:t>
      </w:r>
      <w:r w:rsidRPr="001B068E">
        <w:rPr>
          <w:lang w:val="fr-FR" w:eastAsia="zh-CN"/>
        </w:rPr>
        <w:t xml:space="preserve"> main</w:t>
      </w:r>
      <w:r w:rsidRPr="001B068E">
        <w:rPr>
          <w:color w:val="808030"/>
          <w:lang w:val="fr-FR" w:eastAsia="zh-CN"/>
        </w:rPr>
        <w:t>(</w:t>
      </w:r>
      <w:r w:rsidRPr="001B068E">
        <w:rPr>
          <w:b/>
          <w:bCs/>
          <w:color w:val="BB7977"/>
          <w:lang w:val="fr-FR" w:eastAsia="zh-CN"/>
        </w:rPr>
        <w:t>String</w:t>
      </w:r>
      <w:r w:rsidRPr="001B068E">
        <w:rPr>
          <w:color w:val="808030"/>
          <w:lang w:val="fr-FR" w:eastAsia="zh-CN"/>
        </w:rPr>
        <w:t>[]</w:t>
      </w:r>
      <w:r w:rsidRPr="001B068E">
        <w:rPr>
          <w:lang w:val="fr-FR" w:eastAsia="zh-CN"/>
        </w:rPr>
        <w:t xml:space="preserve"> args</w:t>
      </w:r>
      <w:r w:rsidRPr="001B068E">
        <w:rPr>
          <w:color w:val="808030"/>
          <w:lang w:val="fr-FR" w:eastAsia="zh-CN"/>
        </w:rPr>
        <w:t>)</w:t>
      </w:r>
      <w:r w:rsidRPr="001B068E">
        <w:rPr>
          <w:lang w:val="fr-FR" w:eastAsia="zh-CN"/>
        </w:rPr>
        <w:t xml:space="preserve"> </w:t>
      </w:r>
      <w:r w:rsidRPr="001B068E">
        <w:rPr>
          <w:color w:val="800080"/>
          <w:lang w:val="fr-FR" w:eastAsia="zh-CN"/>
        </w:rPr>
        <w:t>{</w:t>
      </w:r>
    </w:p>
    <w:p w14:paraId="50F72965" w14:textId="1DD9C619" w:rsidR="00CE10C1" w:rsidRPr="00CE10C1" w:rsidRDefault="00CE10C1" w:rsidP="00CE10C1">
      <w:pPr>
        <w:pStyle w:val="Code"/>
        <w:rPr>
          <w:lang w:eastAsia="zh-CN"/>
        </w:rPr>
      </w:pPr>
      <w:r w:rsidRPr="001B068E">
        <w:rPr>
          <w:lang w:val="fr-FR"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1B068E" w:rsidRDefault="00CE10C1" w:rsidP="00CE10C1">
      <w:pPr>
        <w:pStyle w:val="Code"/>
        <w:rPr>
          <w:lang w:val="fr-FR" w:eastAsia="zh-CN"/>
        </w:rPr>
      </w:pPr>
      <w:r w:rsidRPr="00CE10C1">
        <w:rPr>
          <w:lang w:eastAsia="zh-CN"/>
        </w:rPr>
        <w:t xml:space="preserve">    </w:t>
      </w:r>
      <w:r w:rsidRPr="001B068E">
        <w:rPr>
          <w:b/>
          <w:bCs/>
          <w:color w:val="BB7977"/>
          <w:lang w:val="fr-FR" w:eastAsia="zh-CN"/>
        </w:rPr>
        <w:t>System</w:t>
      </w:r>
      <w:r w:rsidRPr="001B068E">
        <w:rPr>
          <w:color w:val="808030"/>
          <w:lang w:val="fr-FR" w:eastAsia="zh-CN"/>
        </w:rPr>
        <w:t>.</w:t>
      </w:r>
      <w:r w:rsidRPr="001B068E">
        <w:rPr>
          <w:lang w:val="fr-FR" w:eastAsia="zh-CN"/>
        </w:rPr>
        <w:t>out</w:t>
      </w:r>
      <w:r w:rsidRPr="001B068E">
        <w:rPr>
          <w:color w:val="808030"/>
          <w:lang w:val="fr-FR" w:eastAsia="zh-CN"/>
        </w:rPr>
        <w:t>.</w:t>
      </w:r>
      <w:r w:rsidRPr="001B068E">
        <w:rPr>
          <w:lang w:val="fr-FR" w:eastAsia="zh-CN"/>
        </w:rPr>
        <w:t>println</w:t>
      </w:r>
      <w:r w:rsidRPr="001B068E">
        <w:rPr>
          <w:color w:val="808030"/>
          <w:lang w:val="fr-FR" w:eastAsia="zh-CN"/>
        </w:rPr>
        <w:t>(</w:t>
      </w:r>
      <w:r w:rsidRPr="001B068E">
        <w:rPr>
          <w:lang w:val="fr-FR" w:eastAsia="zh-CN"/>
        </w:rPr>
        <w:t>s</w:t>
      </w:r>
      <w:r w:rsidRPr="001B068E">
        <w:rPr>
          <w:color w:val="808030"/>
          <w:lang w:val="fr-FR" w:eastAsia="zh-CN"/>
        </w:rPr>
        <w:t>.</w:t>
      </w:r>
      <w:r w:rsidRPr="001B068E">
        <w:rPr>
          <w:lang w:val="fr-FR" w:eastAsia="zh-CN"/>
        </w:rPr>
        <w:t>length</w:t>
      </w:r>
      <w:r w:rsidRPr="001B068E">
        <w:rPr>
          <w:color w:val="808030"/>
          <w:lang w:val="fr-FR" w:eastAsia="zh-CN"/>
        </w:rPr>
        <w:t>())</w:t>
      </w:r>
      <w:r w:rsidRPr="001B068E">
        <w:rPr>
          <w:color w:val="800080"/>
          <w:lang w:val="fr-FR" w:eastAsia="zh-CN"/>
        </w:rPr>
        <w:t>;</w:t>
      </w:r>
    </w:p>
    <w:p w14:paraId="3D27BA2A" w14:textId="77777777" w:rsidR="00CE10C1" w:rsidRPr="008B351D" w:rsidRDefault="00CE10C1" w:rsidP="00CE10C1">
      <w:pPr>
        <w:pStyle w:val="Code"/>
        <w:rPr>
          <w:lang w:val="en-US" w:eastAsia="zh-CN"/>
        </w:rPr>
      </w:pPr>
      <w:r w:rsidRPr="001B068E">
        <w:rPr>
          <w:lang w:val="fr-FR"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0B102781" w:rsidR="00CE10C1" w:rsidRDefault="00CE10C1" w:rsidP="00D56842">
      <w:pPr>
        <w:pStyle w:val="Code"/>
        <w:rPr>
          <w:color w:val="800080"/>
          <w:lang w:eastAsia="zh-CN"/>
        </w:rPr>
      </w:pPr>
      <w:r w:rsidRPr="00CE10C1">
        <w:rPr>
          <w:color w:val="800080"/>
          <w:lang w:eastAsia="zh-CN"/>
        </w:rPr>
        <w:t>}</w:t>
      </w:r>
    </w:p>
    <w:p w14:paraId="05C84972" w14:textId="77777777" w:rsidR="003E5B17" w:rsidRPr="00D35A89" w:rsidRDefault="003E5B17" w:rsidP="00D56842">
      <w:pPr>
        <w:pStyle w:val="Code"/>
        <w:rPr>
          <w:lang w:eastAsia="zh-CN"/>
        </w:rPr>
      </w:pP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99" w:name="_Toc508791581"/>
      <w:bookmarkStart w:id="100" w:name="_Toc154322393"/>
      <w:r w:rsidRPr="16CBE89F">
        <w:rPr>
          <w:lang w:val="fr-CA"/>
        </w:rPr>
        <w:t>Fonctions mathématiques : java.lang.Math</w:t>
      </w:r>
      <w:bookmarkEnd w:id="99"/>
      <w:bookmarkEnd w:id="10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101" w:name="OLE_LINK21"/>
      <w:bookmarkStart w:id="102" w:name="OLE_LINK22"/>
      <w:r w:rsidRPr="00EC6C37">
        <w:rPr>
          <w:b/>
          <w:lang w:val="fr-CA"/>
        </w:rPr>
        <w:t>Exemple</w:t>
      </w:r>
      <w:r>
        <w:rPr>
          <w:lang w:val="fr-CA"/>
        </w:rPr>
        <w:t xml:space="preserve">. </w:t>
      </w:r>
      <w:hyperlink r:id="rId21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6FB65C20" w:rsidR="009E31B7" w:rsidRDefault="009E31B7" w:rsidP="009E31B7">
      <w:pPr>
        <w:pStyle w:val="Code"/>
        <w:rPr>
          <w:color w:val="800080"/>
          <w:lang w:eastAsia="en-US"/>
        </w:rPr>
      </w:pPr>
      <w:r w:rsidRPr="009E31B7">
        <w:rPr>
          <w:color w:val="800080"/>
          <w:lang w:eastAsia="en-US"/>
        </w:rPr>
        <w:t>}</w:t>
      </w:r>
    </w:p>
    <w:p w14:paraId="41F91CEE" w14:textId="77777777" w:rsidR="003E5B17" w:rsidRPr="009E31B7" w:rsidRDefault="003E5B17" w:rsidP="009E31B7">
      <w:pPr>
        <w:pStyle w:val="Code"/>
        <w:rPr>
          <w:lang w:eastAsia="en-US"/>
        </w:rPr>
      </w:pPr>
    </w:p>
    <w:p w14:paraId="6F47FB56" w14:textId="77777777" w:rsidR="00F97D1A" w:rsidRDefault="00F97D1A" w:rsidP="00F97D1A">
      <w:pPr>
        <w:pStyle w:val="Corpsdetexte"/>
        <w:rPr>
          <w:lang w:val="fr-CA"/>
        </w:rPr>
      </w:pPr>
    </w:p>
    <w:bookmarkEnd w:id="101"/>
    <w:bookmarkEnd w:id="102"/>
    <w:p w14:paraId="37820555" w14:textId="77777777" w:rsidR="00F97D1A" w:rsidRDefault="00F97D1A" w:rsidP="00F97D1A">
      <w:pPr>
        <w:pStyle w:val="Corpsdetexte"/>
        <w:rPr>
          <w:lang w:val="fr-CA"/>
        </w:rPr>
      </w:pPr>
      <w:r>
        <w:rPr>
          <w:lang w:val="fr-CA"/>
        </w:rPr>
        <w:t>Résultat affiché :</w:t>
      </w:r>
    </w:p>
    <w:p w14:paraId="121367B9" w14:textId="77777777" w:rsidR="00F97D1A" w:rsidRPr="001B068E" w:rsidRDefault="00F97D1A" w:rsidP="00F97D1A">
      <w:pPr>
        <w:pStyle w:val="codeCompact"/>
        <w:rPr>
          <w:lang w:val="fr-CA"/>
        </w:rPr>
      </w:pPr>
      <w:r w:rsidRPr="001B068E">
        <w:rPr>
          <w:lang w:val="fr-CA"/>
        </w:rPr>
        <w:t>Math.log(1.0)=0.0</w:t>
      </w:r>
    </w:p>
    <w:p w14:paraId="0D7ECF85" w14:textId="77777777" w:rsidR="00F97D1A" w:rsidRPr="001B068E" w:rsidRDefault="00F97D1A" w:rsidP="00F97D1A">
      <w:pPr>
        <w:pStyle w:val="codeCompact"/>
        <w:rPr>
          <w:lang w:val="fr-CA"/>
        </w:rPr>
      </w:pPr>
      <w:r w:rsidRPr="001B068E">
        <w:rPr>
          <w:lang w:val="fr-CA"/>
        </w:rPr>
        <w:t>Math.exp(1.0)=2.718281828459045</w:t>
      </w:r>
    </w:p>
    <w:p w14:paraId="54EBD457" w14:textId="77777777" w:rsidR="00F97D1A" w:rsidRPr="001B068E" w:rsidRDefault="00F97D1A" w:rsidP="00F97D1A">
      <w:pPr>
        <w:pStyle w:val="codeCompact"/>
        <w:rPr>
          <w:lang w:val="fr-CA"/>
        </w:rPr>
      </w:pPr>
      <w:r w:rsidRPr="001B068E">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103" w:name="_Toc508791582"/>
      <w:bookmarkStart w:id="104" w:name="_Toc154322394"/>
      <w:r w:rsidRPr="16CBE89F">
        <w:rPr>
          <w:lang w:val="fr-CA"/>
        </w:rPr>
        <w:lastRenderedPageBreak/>
        <w:t>Sommaire des opérations et priorités</w:t>
      </w:r>
      <w:bookmarkEnd w:id="103"/>
      <w:bookmarkEnd w:id="10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8"/>
        <w:gridCol w:w="3409"/>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1B068E" w:rsidRDefault="00F97D1A" w:rsidP="00F97D1A">
      <w:pPr>
        <w:pStyle w:val="Corpsdetexte"/>
      </w:pPr>
    </w:p>
    <w:p w14:paraId="49D2DEBB" w14:textId="77777777" w:rsidR="00A03321" w:rsidRDefault="00F97D1A" w:rsidP="00A03321">
      <w:pPr>
        <w:pStyle w:val="Titre1"/>
      </w:pPr>
      <w:r w:rsidRPr="16CBE89F">
        <w:rPr>
          <w:lang w:val="fr-CA"/>
        </w:rPr>
        <w:br w:type="page"/>
      </w:r>
      <w:bookmarkStart w:id="105" w:name="_Toc154322395"/>
      <w:r w:rsidR="00A03321">
        <w:lastRenderedPageBreak/>
        <w:t>Graphisme 2D et concepts de programmation objet</w:t>
      </w:r>
      <w:bookmarkStart w:id="106" w:name="_Toc508793534"/>
      <w:bookmarkEnd w:id="105"/>
      <w:bookmarkEnd w:id="10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107" w:name="_Toc154322396"/>
      <w:bookmarkStart w:id="108" w:name="_Toc508793535"/>
      <w:r>
        <w:t>Dessin avec les classes Graphics et une sous-classe de JFrame</w:t>
      </w:r>
      <w:bookmarkEnd w:id="107"/>
      <w:r>
        <w:t xml:space="preserve"> </w:t>
      </w:r>
      <w:bookmarkEnd w:id="10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14"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109" w:name="OLE_LINK7"/>
      <w:bookmarkStart w:id="11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109"/>
      <w:bookmarkEnd w:id="11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15"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lastRenderedPageBreak/>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0CD7A01E" w:rsidR="002E0279" w:rsidRDefault="002E0279" w:rsidP="004500F9">
      <w:pPr>
        <w:pStyle w:val="Code"/>
        <w:rPr>
          <w:color w:val="800080"/>
          <w:lang w:eastAsia="zh-CN"/>
        </w:rPr>
      </w:pPr>
      <w:r w:rsidRPr="002E0279">
        <w:rPr>
          <w:color w:val="800080"/>
          <w:lang w:eastAsia="zh-CN"/>
        </w:rPr>
        <w:t>}</w:t>
      </w:r>
    </w:p>
    <w:p w14:paraId="47266794" w14:textId="77777777" w:rsidR="003E5B17" w:rsidRPr="002E0279" w:rsidRDefault="003E5B17" w:rsidP="004500F9">
      <w:pPr>
        <w:pStyle w:val="Code"/>
        <w:rPr>
          <w:color w:val="000000"/>
          <w:lang w:eastAsia="zh-CN"/>
        </w:rPr>
      </w:pPr>
    </w:p>
    <w:p w14:paraId="10F92527" w14:textId="77777777" w:rsidR="00A03321" w:rsidRDefault="00A03321" w:rsidP="00A03321">
      <w:pPr>
        <w:pStyle w:val="Corpsdetexte"/>
      </w:pPr>
    </w:p>
    <w:p w14:paraId="4112F5C0" w14:textId="77777777" w:rsidR="00A03321" w:rsidRDefault="00A03321" w:rsidP="000F50A8">
      <w:pPr>
        <w:pStyle w:val="Corpsdetexte"/>
        <w:keepLines/>
      </w:pPr>
      <w:r>
        <w:t>Voici le résultat de l’exécution du programme :</w:t>
      </w:r>
    </w:p>
    <w:p w14:paraId="0F6AA384" w14:textId="009A377F" w:rsidR="00A03321" w:rsidRDefault="004B7EE2" w:rsidP="00EF7B00">
      <w:pPr>
        <w:pStyle w:val="Corpsdetexte"/>
        <w:keepLines/>
        <w:jc w:val="center"/>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16">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lastRenderedPageBreak/>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20026C" w:rsidP="00A03321">
      <w:pPr>
        <w:pStyle w:val="Lgende"/>
        <w:jc w:val="center"/>
      </w:pPr>
      <w:r>
        <w:rPr>
          <w:noProof/>
        </w:rPr>
        <w:object w:dxaOrig="8292" w:dyaOrig="11370" w14:anchorId="4C04A3BE">
          <v:shape id="_x0000_i1056" type="#_x0000_t75" alt="" style="width:227.8pt;height:294.45pt;mso-width-percent:0;mso-height-percent:0;mso-width-percent:0;mso-height-percent:0" o:ole="">
            <v:imagedata r:id="rId217" o:title=""/>
          </v:shape>
          <o:OLEObject Type="Embed" ProgID="Visio.Drawing.11" ShapeID="_x0000_i1056" DrawAspect="Content" ObjectID="_1765267570" r:id="rId218"/>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lastRenderedPageBreak/>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19"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lastRenderedPageBreak/>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11" w:name="OLE_LINK13"/>
      <w:bookmarkStart w:id="112" w:name="OLE_LINK14"/>
      <w:r w:rsidRPr="001E1542">
        <w:rPr>
          <w:i/>
        </w:rPr>
        <w:t>ExempleDessin2DDansJFrame</w:t>
      </w:r>
      <w:r w:rsidRPr="001E1542">
        <w:t xml:space="preserve"> </w:t>
      </w:r>
      <w:bookmarkEnd w:id="111"/>
      <w:bookmarkEnd w:id="112"/>
      <w:r w:rsidRPr="001E1542">
        <w:t xml:space="preserve">est aussi considéré comme un objet de la super-classe </w:t>
      </w:r>
      <w:bookmarkStart w:id="113" w:name="OLE_LINK11"/>
      <w:bookmarkStart w:id="11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13"/>
      <w:bookmarkEnd w:id="11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23"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15" w:name="OLE_LINK9"/>
      <w:bookmarkStart w:id="116" w:name="OLE_LINK10"/>
    </w:p>
    <w:bookmarkEnd w:id="115"/>
    <w:bookmarkEnd w:id="11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2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25"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26"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20026C" w:rsidP="00A03321">
      <w:pPr>
        <w:pStyle w:val="Corpsdetexte"/>
      </w:pPr>
      <w:r>
        <w:rPr>
          <w:noProof/>
        </w:rPr>
        <w:object w:dxaOrig="8463" w:dyaOrig="958" w14:anchorId="364DE688">
          <v:shape id="_x0000_i1055" type="#_x0000_t75" alt="" style="width:336.35pt;height:37.6pt;mso-width-percent:0;mso-height-percent:0;mso-width-percent:0;mso-height-percent:0" o:ole="">
            <v:imagedata r:id="rId160" o:title=""/>
          </v:shape>
          <o:OLEObject Type="Embed" ProgID="Visio.Drawing.11" ShapeID="_x0000_i1055" DrawAspect="Content" ObjectID="_1765267571" r:id="rId227"/>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w:t>
      </w:r>
      <w:r>
        <w:lastRenderedPageBreak/>
        <w:t xml:space="preserve">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28"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29"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0"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1"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32"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w:t>
      </w:r>
      <w:r>
        <w:lastRenderedPageBreak/>
        <w:t xml:space="preserve">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20026C" w:rsidP="00A03321">
      <w:pPr>
        <w:pStyle w:val="Corpsdetexte"/>
      </w:pPr>
      <w:r>
        <w:rPr>
          <w:noProof/>
        </w:rPr>
        <w:object w:dxaOrig="10083" w:dyaOrig="1740" w14:anchorId="6F134E3C">
          <v:shape id="_x0000_i1054" type="#_x0000_t75" alt="" style="width:335.3pt;height:60.2pt;mso-width-percent:0;mso-height-percent:0;mso-width-percent:0;mso-height-percent:0" o:ole="">
            <v:imagedata r:id="rId233" o:title=""/>
          </v:shape>
          <o:OLEObject Type="Embed" ProgID="Visio.Drawing.11" ShapeID="_x0000_i1054" DrawAspect="Content" ObjectID="_1765267572" r:id="rId234"/>
        </w:object>
      </w:r>
    </w:p>
    <w:p w14:paraId="541D7FCF" w14:textId="2AD8F1B2" w:rsidR="00A03321" w:rsidRDefault="00A03321" w:rsidP="00A03321">
      <w:pPr>
        <w:pStyle w:val="Corpsdetexte"/>
      </w:pPr>
      <w:r>
        <w:t xml:space="preserve">La méthode </w:t>
      </w:r>
      <w:r w:rsidRPr="00D816D1">
        <w:rPr>
          <w:i/>
        </w:rPr>
        <w:t>setSize</w:t>
      </w:r>
      <w:r>
        <w:t>() spécifie la largeur (400) et la hauteur (600) de la fenêtre</w:t>
      </w:r>
      <w:r w:rsidR="001B068E">
        <w:t> </w:t>
      </w:r>
      <w:r>
        <w:t>:</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35"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w:t>
      </w:r>
      <w:r>
        <w:lastRenderedPageBreak/>
        <w:t xml:space="preserve">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37"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38"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3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0"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w:t>
      </w:r>
      <w:r>
        <w:lastRenderedPageBreak/>
        <w:t xml:space="preserve">sentir dans un état un peu flou … Comment est créé l’objet </w:t>
      </w:r>
      <w:hyperlink r:id="rId241"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42"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43"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44"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45"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46"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lastRenderedPageBreak/>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47"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48"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49"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53"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54"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55"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lastRenderedPageBreak/>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56"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EF7B00">
      <w:pPr>
        <w:pStyle w:val="Corpsdetexte"/>
        <w:jc w:val="center"/>
      </w:pPr>
      <w:r>
        <w:rPr>
          <w:noProof/>
          <w:lang w:val="en-US" w:eastAsia="en-US"/>
        </w:rPr>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57">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5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17" w:name="OLE_LINK15"/>
      <w:bookmarkStart w:id="11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17"/>
      <w:bookmarkEnd w:id="11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lastRenderedPageBreak/>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1B068E" w:rsidRDefault="00ED6FF3" w:rsidP="00ED6FF3">
      <w:pPr>
        <w:pStyle w:val="Code"/>
        <w:rPr>
          <w:color w:val="000000"/>
          <w:lang w:eastAsia="zh-CN"/>
        </w:rPr>
      </w:pPr>
      <w:r w:rsidRPr="00ED6FF3">
        <w:rPr>
          <w:color w:val="000000"/>
          <w:lang w:eastAsia="zh-CN"/>
        </w:rPr>
        <w:t xml:space="preserve">    </w:t>
      </w:r>
      <w:r w:rsidRPr="001B068E">
        <w:rPr>
          <w:color w:val="000000"/>
          <w:lang w:eastAsia="zh-CN"/>
        </w:rPr>
        <w:t>g</w:t>
      </w:r>
      <w:r w:rsidRPr="001B068E">
        <w:rPr>
          <w:color w:val="808030"/>
          <w:lang w:eastAsia="zh-CN"/>
        </w:rPr>
        <w:t>.</w:t>
      </w:r>
      <w:r w:rsidRPr="001B068E">
        <w:rPr>
          <w:color w:val="000000"/>
          <w:lang w:eastAsia="zh-CN"/>
        </w:rPr>
        <w:t>setColor</w:t>
      </w:r>
      <w:r w:rsidRPr="001B068E">
        <w:rPr>
          <w:color w:val="808030"/>
          <w:lang w:eastAsia="zh-CN"/>
        </w:rPr>
        <w:t>(</w:t>
      </w:r>
      <w:r w:rsidRPr="001B068E">
        <w:rPr>
          <w:color w:val="000000"/>
          <w:lang w:eastAsia="zh-CN"/>
        </w:rPr>
        <w:t>Color</w:t>
      </w:r>
      <w:r w:rsidRPr="001B068E">
        <w:rPr>
          <w:color w:val="808030"/>
          <w:lang w:eastAsia="zh-CN"/>
        </w:rPr>
        <w:t>.</w:t>
      </w:r>
      <w:r w:rsidRPr="001B068E">
        <w:rPr>
          <w:color w:val="000000"/>
          <w:lang w:eastAsia="zh-CN"/>
        </w:rPr>
        <w:t>pink</w:t>
      </w:r>
      <w:r w:rsidRPr="001B068E">
        <w:rPr>
          <w:color w:val="808030"/>
          <w:lang w:eastAsia="zh-CN"/>
        </w:rPr>
        <w:t>)</w:t>
      </w:r>
      <w:r w:rsidRPr="001B068E">
        <w:rPr>
          <w:color w:val="800080"/>
          <w:lang w:eastAsia="zh-CN"/>
        </w:rPr>
        <w:t>;</w:t>
      </w:r>
    </w:p>
    <w:p w14:paraId="1C6E2013" w14:textId="77777777" w:rsidR="00ED6FF3" w:rsidRPr="001B068E" w:rsidRDefault="00ED6FF3" w:rsidP="00ED6FF3">
      <w:pPr>
        <w:pStyle w:val="Code"/>
        <w:rPr>
          <w:color w:val="000000"/>
          <w:lang w:eastAsia="zh-CN"/>
        </w:rPr>
      </w:pPr>
      <w:r w:rsidRPr="001B068E">
        <w:rPr>
          <w:color w:val="000000"/>
          <w:lang w:eastAsia="zh-CN"/>
        </w:rPr>
        <w:t xml:space="preserve">    g</w:t>
      </w:r>
      <w:r w:rsidRPr="001B068E">
        <w:rPr>
          <w:color w:val="808030"/>
          <w:lang w:eastAsia="zh-CN"/>
        </w:rPr>
        <w:t>.</w:t>
      </w:r>
      <w:r w:rsidRPr="001B068E">
        <w:rPr>
          <w:color w:val="000000"/>
          <w:lang w:eastAsia="zh-CN"/>
        </w:rPr>
        <w:t>fillOval</w:t>
      </w:r>
      <w:r w:rsidRPr="001B068E">
        <w:rPr>
          <w:color w:val="808030"/>
          <w:lang w:eastAsia="zh-CN"/>
        </w:rPr>
        <w:t>(</w:t>
      </w:r>
      <w:r w:rsidRPr="001B068E">
        <w:rPr>
          <w:color w:val="008C00"/>
          <w:lang w:eastAsia="zh-CN"/>
        </w:rPr>
        <w:t>133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000000"/>
          <w:lang w:eastAsia="zh-CN"/>
        </w:rPr>
        <w:t xml:space="preserve"> </w:t>
      </w:r>
      <w:r w:rsidRPr="001B068E">
        <w:rPr>
          <w:color w:val="008C00"/>
          <w:lang w:eastAsia="zh-CN"/>
        </w:rPr>
        <w:t>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800080"/>
          <w:lang w:eastAsia="zh-CN"/>
        </w:rPr>
        <w:t>;</w:t>
      </w:r>
    </w:p>
    <w:p w14:paraId="47D1306D" w14:textId="77777777" w:rsidR="00ED6FF3" w:rsidRPr="00ED6FF3" w:rsidRDefault="00ED6FF3" w:rsidP="00ED6FF3">
      <w:pPr>
        <w:pStyle w:val="Code"/>
        <w:rPr>
          <w:color w:val="000000"/>
          <w:lang w:eastAsia="zh-CN"/>
        </w:rPr>
      </w:pPr>
      <w:r w:rsidRPr="001B068E">
        <w:rPr>
          <w:color w:val="000000"/>
          <w:lang w:eastAsia="zh-CN"/>
        </w:rPr>
        <w:t xml:space="preserve">    </w:t>
      </w:r>
      <w:r w:rsidRPr="00ED6FF3">
        <w:rPr>
          <w:color w:val="696969"/>
          <w:lang w:eastAsia="zh-CN"/>
        </w:rPr>
        <w:t>// Le sourire</w:t>
      </w:r>
    </w:p>
    <w:p w14:paraId="3F3B8FED" w14:textId="77777777" w:rsidR="00ED6FF3" w:rsidRPr="001B068E" w:rsidRDefault="00ED6FF3" w:rsidP="00ED6FF3">
      <w:pPr>
        <w:pStyle w:val="Code"/>
        <w:rPr>
          <w:color w:val="000000"/>
          <w:lang w:eastAsia="zh-CN"/>
        </w:rPr>
      </w:pPr>
      <w:r w:rsidRPr="00ED6FF3">
        <w:rPr>
          <w:color w:val="000000"/>
          <w:lang w:eastAsia="zh-CN"/>
        </w:rPr>
        <w:t xml:space="preserve">    </w:t>
      </w:r>
      <w:r w:rsidRPr="001B068E">
        <w:rPr>
          <w:color w:val="000000"/>
          <w:lang w:eastAsia="zh-CN"/>
        </w:rPr>
        <w:t>g</w:t>
      </w:r>
      <w:r w:rsidRPr="001B068E">
        <w:rPr>
          <w:color w:val="808030"/>
          <w:lang w:eastAsia="zh-CN"/>
        </w:rPr>
        <w:t>.</w:t>
      </w:r>
      <w:r w:rsidRPr="001B068E">
        <w:rPr>
          <w:color w:val="000000"/>
          <w:lang w:eastAsia="zh-CN"/>
        </w:rPr>
        <w:t>setColor</w:t>
      </w:r>
      <w:r w:rsidRPr="001B068E">
        <w:rPr>
          <w:color w:val="808030"/>
          <w:lang w:eastAsia="zh-CN"/>
        </w:rPr>
        <w:t>(</w:t>
      </w:r>
      <w:r w:rsidRPr="001B068E">
        <w:rPr>
          <w:color w:val="000000"/>
          <w:lang w:eastAsia="zh-CN"/>
        </w:rPr>
        <w:t>Color</w:t>
      </w:r>
      <w:r w:rsidRPr="001B068E">
        <w:rPr>
          <w:color w:val="808030"/>
          <w:lang w:eastAsia="zh-CN"/>
        </w:rPr>
        <w:t>.</w:t>
      </w:r>
      <w:r w:rsidRPr="001B068E">
        <w:rPr>
          <w:color w:val="000000"/>
          <w:lang w:eastAsia="zh-CN"/>
        </w:rPr>
        <w:t>black</w:t>
      </w:r>
      <w:r w:rsidRPr="001B068E">
        <w:rPr>
          <w:color w:val="808030"/>
          <w:lang w:eastAsia="zh-CN"/>
        </w:rPr>
        <w:t>)</w:t>
      </w:r>
      <w:r w:rsidRPr="001B068E">
        <w:rPr>
          <w:color w:val="800080"/>
          <w:lang w:eastAsia="zh-CN"/>
        </w:rPr>
        <w:t>;</w:t>
      </w:r>
    </w:p>
    <w:p w14:paraId="6B0D5821" w14:textId="77777777" w:rsidR="00ED6FF3" w:rsidRPr="001B068E" w:rsidRDefault="00ED6FF3" w:rsidP="00ED6FF3">
      <w:pPr>
        <w:pStyle w:val="Code"/>
        <w:rPr>
          <w:color w:val="000000"/>
          <w:lang w:eastAsia="zh-CN"/>
        </w:rPr>
      </w:pPr>
      <w:r w:rsidRPr="001B068E">
        <w:rPr>
          <w:color w:val="000000"/>
          <w:lang w:eastAsia="zh-CN"/>
        </w:rPr>
        <w:t xml:space="preserve">    g</w:t>
      </w:r>
      <w:r w:rsidRPr="001B068E">
        <w:rPr>
          <w:color w:val="808030"/>
          <w:lang w:eastAsia="zh-CN"/>
        </w:rPr>
        <w:t>.</w:t>
      </w:r>
      <w:r w:rsidRPr="001B068E">
        <w:rPr>
          <w:color w:val="000000"/>
          <w:lang w:eastAsia="zh-CN"/>
        </w:rPr>
        <w:t>drawArc</w:t>
      </w:r>
      <w:r w:rsidRPr="001B068E">
        <w:rPr>
          <w:color w:val="808030"/>
          <w:lang w:eastAsia="zh-CN"/>
        </w:rPr>
        <w:t>(</w:t>
      </w:r>
      <w:r w:rsidRPr="001B068E">
        <w:rPr>
          <w:color w:val="008C00"/>
          <w:lang w:eastAsia="zh-CN"/>
        </w:rPr>
        <w:t>133</w:t>
      </w:r>
      <w:r w:rsidRPr="001B068E">
        <w:rPr>
          <w:color w:val="808030"/>
          <w:lang w:eastAsia="zh-CN"/>
        </w:rPr>
        <w:t>,</w:t>
      </w:r>
      <w:r w:rsidRPr="001B068E">
        <w:rPr>
          <w:color w:val="000000"/>
          <w:lang w:eastAsia="zh-CN"/>
        </w:rPr>
        <w:t xml:space="preserve"> </w:t>
      </w:r>
      <w:r w:rsidRPr="001B068E">
        <w:rPr>
          <w:color w:val="008C00"/>
          <w:lang w:eastAsia="zh-CN"/>
        </w:rPr>
        <w:t>34</w:t>
      </w:r>
      <w:r w:rsidRPr="001B068E">
        <w:rPr>
          <w:color w:val="808030"/>
          <w:lang w:eastAsia="zh-CN"/>
        </w:rPr>
        <w:t>,</w:t>
      </w:r>
      <w:r w:rsidRPr="001B068E">
        <w:rPr>
          <w:color w:val="000000"/>
          <w:lang w:eastAsia="zh-CN"/>
        </w:rPr>
        <w:t xml:space="preserve"> </w:t>
      </w:r>
      <w:r w:rsidRPr="001B068E">
        <w:rPr>
          <w:color w:val="008C00"/>
          <w:lang w:eastAsia="zh-CN"/>
        </w:rPr>
        <w:t>33</w:t>
      </w:r>
      <w:r w:rsidRPr="001B068E">
        <w:rPr>
          <w:color w:val="808030"/>
          <w:lang w:eastAsia="zh-CN"/>
        </w:rPr>
        <w:t>,</w:t>
      </w:r>
      <w:r w:rsidRPr="001B068E">
        <w:rPr>
          <w:color w:val="000000"/>
          <w:lang w:eastAsia="zh-CN"/>
        </w:rPr>
        <w:t xml:space="preserve"> </w:t>
      </w:r>
      <w:r w:rsidRPr="001B068E">
        <w:rPr>
          <w:color w:val="008C00"/>
          <w:lang w:eastAsia="zh-CN"/>
        </w:rPr>
        <w:t>50</w:t>
      </w:r>
      <w:r w:rsidRPr="001B068E">
        <w:rPr>
          <w:color w:val="808030"/>
          <w:lang w:eastAsia="zh-CN"/>
        </w:rPr>
        <w:t>,</w:t>
      </w:r>
      <w:r w:rsidRPr="001B068E">
        <w:rPr>
          <w:color w:val="000000"/>
          <w:lang w:eastAsia="zh-CN"/>
        </w:rPr>
        <w:t xml:space="preserve"> </w:t>
      </w:r>
      <w:r w:rsidRPr="001B068E">
        <w:rPr>
          <w:color w:val="808030"/>
          <w:lang w:eastAsia="zh-CN"/>
        </w:rPr>
        <w:t>-</w:t>
      </w:r>
      <w:r w:rsidRPr="001B068E">
        <w:rPr>
          <w:color w:val="008C00"/>
          <w:lang w:eastAsia="zh-CN"/>
        </w:rPr>
        <w:t>125</w:t>
      </w:r>
      <w:r w:rsidRPr="001B068E">
        <w:rPr>
          <w:color w:val="808030"/>
          <w:lang w:eastAsia="zh-CN"/>
        </w:rPr>
        <w:t>,</w:t>
      </w:r>
      <w:r w:rsidRPr="001B068E">
        <w:rPr>
          <w:color w:val="000000"/>
          <w:lang w:eastAsia="zh-CN"/>
        </w:rPr>
        <w:t xml:space="preserve"> </w:t>
      </w:r>
      <w:r w:rsidRPr="001B068E">
        <w:rPr>
          <w:color w:val="008C00"/>
          <w:lang w:eastAsia="zh-CN"/>
        </w:rPr>
        <w:t>70</w:t>
      </w:r>
      <w:r w:rsidRPr="001B068E">
        <w:rPr>
          <w:color w:val="808030"/>
          <w:lang w:eastAsia="zh-CN"/>
        </w:rPr>
        <w:t>)</w:t>
      </w:r>
      <w:r w:rsidRPr="001B068E">
        <w:rPr>
          <w:color w:val="800080"/>
          <w:lang w:eastAsia="zh-CN"/>
        </w:rPr>
        <w:t>;</w:t>
      </w:r>
    </w:p>
    <w:p w14:paraId="79FACC71" w14:textId="77777777" w:rsidR="00ED6FF3" w:rsidRPr="00ED6FF3" w:rsidRDefault="00ED6FF3" w:rsidP="00ED6FF3">
      <w:pPr>
        <w:pStyle w:val="Code"/>
        <w:rPr>
          <w:color w:val="000000"/>
          <w:lang w:eastAsia="zh-CN"/>
        </w:rPr>
      </w:pPr>
      <w:r w:rsidRPr="001B068E">
        <w:rPr>
          <w:color w:val="000000"/>
          <w:lang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EF7B00">
      <w:pPr>
        <w:pStyle w:val="Corpsdetexte"/>
        <w:keepNext/>
        <w:keepLines/>
      </w:pPr>
      <w:r>
        <w:rPr>
          <w:b/>
          <w:bCs/>
        </w:rPr>
        <w:lastRenderedPageBreak/>
        <w:t>Exemple</w:t>
      </w:r>
      <w:r>
        <w:t>. Création de trois fenêtres de dessin.</w:t>
      </w:r>
    </w:p>
    <w:p w14:paraId="55CA44D4" w14:textId="77777777" w:rsidR="00ED6FF3" w:rsidRPr="00ED6FF3" w:rsidRDefault="00ED6FF3" w:rsidP="00EF7B00">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276079F3" w:rsidR="00ED6FF3" w:rsidRDefault="00ED6FF3" w:rsidP="00ED6FF3">
      <w:pPr>
        <w:pStyle w:val="Code"/>
        <w:rPr>
          <w:color w:val="800080"/>
          <w:lang w:eastAsia="zh-CN"/>
        </w:rPr>
      </w:pPr>
      <w:r w:rsidRPr="008B351D">
        <w:rPr>
          <w:color w:val="800080"/>
          <w:lang w:eastAsia="zh-CN"/>
        </w:rPr>
        <w:t>}</w:t>
      </w:r>
    </w:p>
    <w:p w14:paraId="3B33294F" w14:textId="77777777" w:rsidR="003E5B17" w:rsidRPr="008B351D" w:rsidRDefault="003E5B17" w:rsidP="00ED6FF3">
      <w:pPr>
        <w:pStyle w:val="Code"/>
        <w:rPr>
          <w:color w:val="000000"/>
          <w:lang w:eastAsia="zh-CN"/>
        </w:rPr>
      </w:pP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19" w:name="_Toc508793536"/>
      <w:bookmarkStart w:id="120" w:name="_Toc154322397"/>
      <w:r>
        <w:t>Simplification du programme par une méthode avec paramètres</w:t>
      </w:r>
      <w:bookmarkEnd w:id="119"/>
      <w:bookmarkEnd w:id="12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lastRenderedPageBreak/>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EF7B00">
      <w:pPr>
        <w:pStyle w:val="Corpsdetexte"/>
        <w:keepLines/>
        <w:jc w:val="center"/>
      </w:pPr>
      <w:r>
        <w:rPr>
          <w:noProof/>
          <w:lang w:val="en-US" w:eastAsia="en-US"/>
        </w:rPr>
        <w:drawing>
          <wp:inline distT="0" distB="0" distL="0" distR="0" wp14:anchorId="2855328C" wp14:editId="65B100EE">
            <wp:extent cx="1981200" cy="2946400"/>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rotWithShape="1">
                    <a:blip r:embed="rId259">
                      <a:extLst>
                        <a:ext uri="{28A0092B-C50C-407E-A947-70E740481C1C}">
                          <a14:useLocalDpi xmlns:a14="http://schemas.microsoft.com/office/drawing/2010/main" val="0"/>
                        </a:ext>
                      </a:extLst>
                    </a:blip>
                    <a:srcRect l="3479" t="6186" r="6087" b="4118"/>
                    <a:stretch/>
                  </pic:blipFill>
                  <pic:spPr bwMode="auto">
                    <a:xfrm>
                      <a:off x="0" y="0"/>
                      <a:ext cx="1981200" cy="2946400"/>
                    </a:xfrm>
                    <a:prstGeom prst="rect">
                      <a:avLst/>
                    </a:prstGeom>
                    <a:ln>
                      <a:noFill/>
                    </a:ln>
                    <a:extLst>
                      <a:ext uri="{53640926-AAD7-44D8-BBD7-CCE9431645EC}">
                        <a14:shadowObscured xmlns:a14="http://schemas.microsoft.com/office/drawing/2010/main"/>
                      </a:ext>
                    </a:extLst>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0"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34C480DC" w:rsidR="00A90BCF" w:rsidRDefault="00A90BCF" w:rsidP="00A90BCF">
      <w:pPr>
        <w:pStyle w:val="Code"/>
        <w:rPr>
          <w:color w:val="800080"/>
          <w:lang w:val="fr-FR" w:eastAsia="zh-CN"/>
        </w:rPr>
      </w:pPr>
      <w:r w:rsidRPr="00987493">
        <w:rPr>
          <w:color w:val="800080"/>
          <w:lang w:val="fr-FR" w:eastAsia="zh-CN"/>
        </w:rPr>
        <w:t>}</w:t>
      </w:r>
    </w:p>
    <w:p w14:paraId="7190447F" w14:textId="77777777" w:rsidR="003E5B17" w:rsidRPr="00987493" w:rsidRDefault="003E5B17" w:rsidP="00A90BCF">
      <w:pPr>
        <w:pStyle w:val="Code"/>
        <w:rPr>
          <w:color w:val="000000"/>
          <w:lang w:val="fr-FR" w:eastAsia="zh-CN"/>
        </w:rPr>
      </w:pP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20026C" w:rsidP="00A03321">
      <w:pPr>
        <w:pStyle w:val="Corpsdetexte"/>
      </w:pPr>
      <w:r>
        <w:rPr>
          <w:noProof/>
        </w:rPr>
        <w:lastRenderedPageBreak/>
        <w:object w:dxaOrig="1440" w:dyaOrig="1440" w14:anchorId="0FBF2989">
          <v:shape id="_x0000_s1026" type="#_x0000_t75" alt="" style="position:absolute;left:0;text-align:left;margin-left:-.15pt;margin-top:.15pt;width:294.35pt;height:377pt;z-index:251659264;mso-wrap-edited:f;mso-width-percent:0;mso-height-percent:0;mso-width-percent:0;mso-height-percent:0" o:allowincell="f">
            <v:imagedata r:id="rId261" o:title=""/>
            <w10:wrap type="topAndBottom"/>
          </v:shape>
          <o:OLEObject Type="Embed" ProgID="Visio.Drawing.11" ShapeID="_x0000_s1026" DrawAspect="Content" ObjectID="_1765267601" r:id="rId262"/>
        </w:object>
      </w:r>
      <w:r w:rsidR="00A03321">
        <w:rPr>
          <w:b/>
          <w:bCs/>
        </w:rPr>
        <w:t>Exemple</w:t>
      </w:r>
      <w:r w:rsidR="00A03321">
        <w:t xml:space="preserve">. </w:t>
      </w:r>
      <w:hyperlink r:id="rId263"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21" w:name="OLE_LINK26"/>
      <w:bookmarkStart w:id="12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21"/>
      <w:bookmarkEnd w:id="12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1B068E" w:rsidRDefault="00A90BCF" w:rsidP="00A90BCF">
      <w:pPr>
        <w:pStyle w:val="Code"/>
        <w:rPr>
          <w:color w:val="000000"/>
          <w:lang w:val="fr-FR" w:eastAsia="zh-CN"/>
        </w:rPr>
      </w:pPr>
      <w:r w:rsidRPr="00A90BCF">
        <w:rPr>
          <w:color w:val="000000"/>
          <w:lang w:eastAsia="zh-CN"/>
        </w:rPr>
        <w:t xml:space="preserve">    </w:t>
      </w:r>
      <w:r w:rsidRPr="001B068E">
        <w:rPr>
          <w:b/>
          <w:bCs/>
          <w:color w:val="800000"/>
          <w:lang w:val="fr-FR" w:eastAsia="zh-CN"/>
        </w:rPr>
        <w:t>this</w:t>
      </w:r>
      <w:r w:rsidRPr="001B068E">
        <w:rPr>
          <w:color w:val="808030"/>
          <w:lang w:val="fr-FR" w:eastAsia="zh-CN"/>
        </w:rPr>
        <w:t>.</w:t>
      </w:r>
      <w:r w:rsidRPr="001B068E">
        <w:rPr>
          <w:color w:val="000000"/>
          <w:lang w:val="fr-FR" w:eastAsia="zh-CN"/>
        </w:rPr>
        <w:t>setDefaultCloseOperation</w:t>
      </w:r>
      <w:r w:rsidRPr="001B068E">
        <w:rPr>
          <w:color w:val="808030"/>
          <w:lang w:val="fr-FR" w:eastAsia="zh-CN"/>
        </w:rPr>
        <w:t>(</w:t>
      </w:r>
      <w:r w:rsidRPr="001B068E">
        <w:rPr>
          <w:color w:val="000000"/>
          <w:lang w:val="fr-FR" w:eastAsia="zh-CN"/>
        </w:rPr>
        <w:t>EXIT_ON_CLOSE</w:t>
      </w:r>
      <w:r w:rsidRPr="001B068E">
        <w:rPr>
          <w:color w:val="808030"/>
          <w:lang w:val="fr-FR" w:eastAsia="zh-CN"/>
        </w:rPr>
        <w:t>)</w:t>
      </w:r>
      <w:r w:rsidRPr="001B068E">
        <w:rPr>
          <w:color w:val="800080"/>
          <w:lang w:val="fr-FR" w:eastAsia="zh-CN"/>
        </w:rPr>
        <w:t>;</w:t>
      </w:r>
    </w:p>
    <w:p w14:paraId="3B115D11" w14:textId="77777777" w:rsidR="00A90BCF" w:rsidRPr="00A90BCF" w:rsidRDefault="00A90BCF" w:rsidP="00A90BCF">
      <w:pPr>
        <w:pStyle w:val="Code"/>
        <w:rPr>
          <w:color w:val="000000"/>
          <w:lang w:val="en-CA" w:eastAsia="zh-CN"/>
        </w:rPr>
      </w:pPr>
      <w:r w:rsidRPr="001B068E">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D7ABCAA" w14:textId="77777777" w:rsidR="00EF7B00" w:rsidRDefault="00A03321" w:rsidP="00A03321">
      <w:pPr>
        <w:pStyle w:val="Corpsdetexte"/>
        <w:rPr>
          <w:rFonts w:ascii="Segoe UI" w:hAnsi="Segoe UI" w:cs="Segoe UI"/>
          <w:b/>
          <w:bCs/>
          <w:color w:val="586069"/>
          <w:lang w:val="fr-CA"/>
        </w:rPr>
      </w:pPr>
      <w:r w:rsidRPr="008B351D">
        <w:rPr>
          <w:b/>
          <w:bCs/>
          <w:lang w:val="fr-CA"/>
        </w:rPr>
        <w:t>Exemple</w:t>
      </w:r>
      <w:r w:rsidRPr="008B351D">
        <w:rPr>
          <w:lang w:val="fr-CA"/>
        </w:rPr>
        <w:t xml:space="preserve">. </w:t>
      </w:r>
      <w:hyperlink r:id="rId264"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23" w:name="OLE_LINK28"/>
      <w:bookmarkStart w:id="124" w:name="OLE_LINK29"/>
      <w:r w:rsidR="0084332C" w:rsidRPr="008B351D">
        <w:rPr>
          <w:rFonts w:ascii="Segoe UI" w:hAnsi="Segoe UI" w:cs="Segoe UI"/>
          <w:b/>
          <w:bCs/>
          <w:color w:val="586069"/>
          <w:lang w:val="fr-CA"/>
        </w:rPr>
        <w:t>chapiter_5/</w:t>
      </w:r>
    </w:p>
    <w:p w14:paraId="2E68C033" w14:textId="366A7797" w:rsidR="00A03321" w:rsidRPr="008B351D" w:rsidRDefault="0084332C" w:rsidP="00A03321">
      <w:pPr>
        <w:pStyle w:val="Corpsdetexte"/>
        <w:rPr>
          <w:lang w:val="fr-CA"/>
        </w:rPr>
      </w:pPr>
      <w:r w:rsidRPr="008B351D">
        <w:rPr>
          <w:rFonts w:ascii="Segoe UI" w:hAnsi="Segoe UI" w:cs="Segoe UI"/>
          <w:b/>
          <w:bCs/>
          <w:color w:val="586069"/>
          <w:lang w:val="fr-CA"/>
        </w:rPr>
        <w:t>E</w:t>
      </w:r>
      <w:r w:rsidR="00A03321" w:rsidRPr="008B351D">
        <w:rPr>
          <w:rFonts w:ascii="Segoe UI" w:hAnsi="Segoe UI" w:cs="Segoe UI"/>
          <w:b/>
          <w:bCs/>
          <w:color w:val="586069"/>
          <w:lang w:val="fr-CA"/>
        </w:rPr>
        <w:t>xemple2BotsRectangleEnglobant</w:t>
      </w:r>
      <w:bookmarkEnd w:id="123"/>
      <w:bookmarkEnd w:id="124"/>
      <w:r w:rsidR="00A03321"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1B068E" w:rsidRDefault="00A90BCF" w:rsidP="0084332C">
      <w:pPr>
        <w:pStyle w:val="Code"/>
        <w:rPr>
          <w:color w:val="000000"/>
          <w:lang w:val="fr-FR" w:eastAsia="zh-CN"/>
        </w:rPr>
      </w:pPr>
      <w:r w:rsidRPr="00A90BCF">
        <w:rPr>
          <w:color w:val="000000"/>
          <w:lang w:eastAsia="zh-CN"/>
        </w:rPr>
        <w:t xml:space="preserve">    </w:t>
      </w:r>
      <w:r w:rsidRPr="001B068E">
        <w:rPr>
          <w:b/>
          <w:bCs/>
          <w:color w:val="800000"/>
          <w:lang w:val="fr-FR" w:eastAsia="zh-CN"/>
        </w:rPr>
        <w:t>this</w:t>
      </w:r>
      <w:r w:rsidRPr="001B068E">
        <w:rPr>
          <w:color w:val="808030"/>
          <w:lang w:val="fr-FR" w:eastAsia="zh-CN"/>
        </w:rPr>
        <w:t>.</w:t>
      </w:r>
      <w:r w:rsidRPr="001B068E">
        <w:rPr>
          <w:color w:val="000000"/>
          <w:lang w:val="fr-FR" w:eastAsia="zh-CN"/>
        </w:rPr>
        <w:t>setDefaultCloseOperation</w:t>
      </w:r>
      <w:r w:rsidRPr="001B068E">
        <w:rPr>
          <w:color w:val="808030"/>
          <w:lang w:val="fr-FR" w:eastAsia="zh-CN"/>
        </w:rPr>
        <w:t>(</w:t>
      </w:r>
      <w:r w:rsidRPr="001B068E">
        <w:rPr>
          <w:color w:val="000000"/>
          <w:lang w:val="fr-FR" w:eastAsia="zh-CN"/>
        </w:rPr>
        <w:t>EXIT_ON_CLOSE</w:t>
      </w:r>
      <w:r w:rsidRPr="001B068E">
        <w:rPr>
          <w:color w:val="808030"/>
          <w:lang w:val="fr-FR" w:eastAsia="zh-CN"/>
        </w:rPr>
        <w:t>)</w:t>
      </w:r>
      <w:r w:rsidRPr="001B068E">
        <w:rPr>
          <w:color w:val="800080"/>
          <w:lang w:val="fr-FR" w:eastAsia="zh-CN"/>
        </w:rPr>
        <w:t>;</w:t>
      </w:r>
    </w:p>
    <w:p w14:paraId="00C73E7C" w14:textId="77777777" w:rsidR="00A90BCF" w:rsidRPr="00A90BCF" w:rsidRDefault="00A90BCF" w:rsidP="0084332C">
      <w:pPr>
        <w:pStyle w:val="Code"/>
        <w:rPr>
          <w:color w:val="000000"/>
          <w:lang w:val="en-CA" w:eastAsia="zh-CN"/>
        </w:rPr>
      </w:pPr>
      <w:r w:rsidRPr="001B068E">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46A0AE67" w:rsidR="00A90BCF" w:rsidRDefault="00A90BCF" w:rsidP="0084332C">
      <w:pPr>
        <w:pStyle w:val="Code"/>
        <w:rPr>
          <w:color w:val="800080"/>
          <w:lang w:val="fr-FR" w:eastAsia="zh-CN"/>
        </w:rPr>
      </w:pPr>
      <w:r w:rsidRPr="00987493">
        <w:rPr>
          <w:color w:val="800080"/>
          <w:lang w:val="fr-FR" w:eastAsia="zh-CN"/>
        </w:rPr>
        <w:t>}</w:t>
      </w:r>
    </w:p>
    <w:p w14:paraId="1D4F7F69" w14:textId="77777777" w:rsidR="003E5B17" w:rsidRPr="00987493" w:rsidRDefault="003E5B17" w:rsidP="0084332C">
      <w:pPr>
        <w:pStyle w:val="Code"/>
        <w:rPr>
          <w:color w:val="000000"/>
          <w:lang w:val="fr-FR" w:eastAsia="zh-CN"/>
        </w:rPr>
      </w:pP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65"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25" w:name="OLE_LINK30"/>
      <w:bookmarkStart w:id="12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25"/>
      <w:bookmarkEnd w:id="126"/>
      <w:r w:rsidRPr="00762F24">
        <w:rPr>
          <w:rFonts w:ascii="Segoe UI" w:hAnsi="Segoe UI" w:cs="Segoe UI"/>
          <w:b/>
          <w:bCs/>
          <w:color w:val="586069"/>
          <w:lang w:val="fr-CA"/>
        </w:rPr>
        <w:t>.java</w:t>
      </w:r>
    </w:p>
    <w:p w14:paraId="635E1BDE" w14:textId="77777777" w:rsidR="00A03321" w:rsidRDefault="00A03321" w:rsidP="00A03321">
      <w:pPr>
        <w:pStyle w:val="Corpsdetexte"/>
      </w:pPr>
      <w:r>
        <w:lastRenderedPageBreak/>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lastRenderedPageBreak/>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lastRenderedPageBreak/>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20026C" w:rsidP="00A03321">
      <w:pPr>
        <w:pStyle w:val="Corpsdetexte"/>
      </w:pPr>
      <w:r>
        <w:rPr>
          <w:noProof/>
        </w:rPr>
        <w:object w:dxaOrig="6358" w:dyaOrig="1497" w14:anchorId="6B8AC0A7">
          <v:shape id="_x0000_i1052" type="#_x0000_t75" alt="" style="width:262.2pt;height:59.1pt;mso-width-percent:0;mso-height-percent:0;mso-width-percent:0;mso-height-percent:0" o:ole="">
            <v:imagedata r:id="rId266" o:title=""/>
          </v:shape>
          <o:OLEObject Type="Embed" ProgID="Visio.Drawing.11" ShapeID="_x0000_i1052" DrawAspect="Content" ObjectID="_1765267573" r:id="rId267"/>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27" w:name="OLE_LINK63"/>
      <w:bookmarkStart w:id="128" w:name="OLE_LINK64"/>
    </w:p>
    <w:p w14:paraId="460E9585" w14:textId="38D6B734" w:rsidR="00320406" w:rsidRPr="00320406" w:rsidRDefault="00320406" w:rsidP="00320406">
      <w:pPr>
        <w:pStyle w:val="Code"/>
        <w:rPr>
          <w:lang w:eastAsia="zh-CN"/>
        </w:rPr>
      </w:pPr>
      <w:r w:rsidRPr="00320406">
        <w:rPr>
          <w:lang w:eastAsia="zh-CN"/>
        </w:rPr>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27"/>
    <w:bookmarkEnd w:id="12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lastRenderedPageBreak/>
        <w:t xml:space="preserve">Pour le paramètre </w:t>
      </w:r>
      <w:r>
        <w:rPr>
          <w:i/>
          <w:iCs/>
        </w:rPr>
        <w:t>g</w:t>
      </w:r>
      <w:r>
        <w:t xml:space="preserve">, le contexte graphique (objet de la classe </w:t>
      </w:r>
      <w:hyperlink r:id="rId268"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22FE057A" w14:textId="0624E84C" w:rsidR="003E5B17" w:rsidRPr="003E5B17" w:rsidRDefault="00320406" w:rsidP="006C3EE9">
      <w:pPr>
        <w:pStyle w:val="Code"/>
        <w:rPr>
          <w:color w:val="800080"/>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20026C" w:rsidP="006C3EE9">
      <w:pPr>
        <w:pStyle w:val="Corpsdetexte"/>
        <w:rPr>
          <w:b/>
          <w:bCs/>
        </w:rPr>
      </w:pPr>
      <w:r>
        <w:rPr>
          <w:noProof/>
        </w:rPr>
        <w:object w:dxaOrig="10083" w:dyaOrig="1200" w14:anchorId="2F164099">
          <v:shape id="_x0000_i1051" type="#_x0000_t75" alt="" style="width:326.7pt;height:38.7pt;mso-width-percent:0;mso-height-percent:0;mso-width-percent:0;mso-height-percent:0" o:ole="">
            <v:imagedata r:id="rId269" o:title=""/>
          </v:shape>
          <o:OLEObject Type="Embed" ProgID="Visio.Drawing.11" ShapeID="_x0000_i1051" DrawAspect="Content" ObjectID="_1765267574" r:id="rId270"/>
        </w:object>
      </w:r>
    </w:p>
    <w:p w14:paraId="4F84D8D8" w14:textId="77777777" w:rsidR="00A03321" w:rsidRDefault="00A03321" w:rsidP="006C3EE9">
      <w:pPr>
        <w:pStyle w:val="Corpsdetexte"/>
        <w:keepLines/>
      </w:pPr>
      <w:r>
        <w:rPr>
          <w:b/>
          <w:bCs/>
        </w:rPr>
        <w:lastRenderedPageBreak/>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CB41777" w14:textId="77777777" w:rsidR="00EF7B00" w:rsidRDefault="00A03321" w:rsidP="006C3EE9">
      <w:pPr>
        <w:pStyle w:val="Corpsdetexte"/>
        <w:keepNext/>
        <w:keepLines/>
      </w:pPr>
      <w:r w:rsidRPr="0072409D">
        <w:rPr>
          <w:b/>
        </w:rPr>
        <w:t>Solution</w:t>
      </w:r>
      <w:r>
        <w:t xml:space="preserve"> avec Iti : </w:t>
      </w:r>
    </w:p>
    <w:p w14:paraId="367FB39B" w14:textId="58A4934F" w:rsidR="00A03321" w:rsidRPr="00A92666" w:rsidRDefault="00000000" w:rsidP="006C3EE9">
      <w:pPr>
        <w:pStyle w:val="Corpsdetexte"/>
        <w:keepNext/>
        <w:keepLines/>
        <w:rPr>
          <w:lang w:val="fr-CA"/>
        </w:rPr>
      </w:pPr>
      <w:hyperlink r:id="rId271" w:history="1">
        <w:r w:rsidR="00A03321" w:rsidRPr="00A92666">
          <w:rPr>
            <w:rFonts w:ascii="Segoe UI" w:hAnsi="Segoe UI" w:cs="Segoe UI"/>
            <w:color w:val="0366D6"/>
            <w:lang w:val="fr-CA"/>
          </w:rPr>
          <w:t>JavaPasAPas</w:t>
        </w:r>
      </w:hyperlink>
      <w:r w:rsidR="00A03321" w:rsidRPr="00A92666">
        <w:rPr>
          <w:rFonts w:ascii="Segoe UI" w:hAnsi="Segoe UI" w:cs="Segoe UI"/>
          <w:color w:val="586069"/>
          <w:lang w:val="fr-CA"/>
        </w:rPr>
        <w:t>/</w:t>
      </w:r>
      <w:bookmarkStart w:id="129" w:name="OLE_LINK32"/>
      <w:bookmarkStart w:id="130" w:name="OLE_LINK33"/>
      <w:r w:rsidR="0084332C">
        <w:rPr>
          <w:rFonts w:ascii="Segoe UI" w:hAnsi="Segoe UI" w:cs="Segoe UI"/>
          <w:b/>
          <w:bCs/>
          <w:color w:val="586069"/>
          <w:lang w:val="fr-CA"/>
        </w:rPr>
        <w:t>chapitre_5/E</w:t>
      </w:r>
      <w:r w:rsidR="00A03321" w:rsidRPr="00A92666">
        <w:rPr>
          <w:rFonts w:ascii="Segoe UI" w:hAnsi="Segoe UI" w:cs="Segoe UI"/>
          <w:b/>
          <w:bCs/>
          <w:color w:val="586069"/>
          <w:lang w:val="fr-CA"/>
        </w:rPr>
        <w:t>xerciceMethodePaintIti</w:t>
      </w:r>
      <w:bookmarkEnd w:id="129"/>
      <w:bookmarkEnd w:id="130"/>
      <w:r w:rsidR="00A03321"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1B068E" w:rsidRDefault="0084332C" w:rsidP="0084332C">
      <w:pPr>
        <w:pStyle w:val="Code"/>
        <w:rPr>
          <w:color w:val="000000"/>
          <w:lang w:eastAsia="zh-CN"/>
        </w:rPr>
      </w:pPr>
      <w:r w:rsidRPr="0084332C">
        <w:rPr>
          <w:color w:val="000000"/>
          <w:lang w:val="fr-FR" w:eastAsia="zh-CN"/>
        </w:rPr>
        <w:t xml:space="preserve">    </w:t>
      </w:r>
      <w:r w:rsidRPr="001B068E">
        <w:rPr>
          <w:b/>
          <w:bCs/>
          <w:color w:val="800000"/>
          <w:lang w:eastAsia="zh-CN"/>
        </w:rPr>
        <w:t>this</w:t>
      </w:r>
      <w:r w:rsidRPr="001B068E">
        <w:rPr>
          <w:color w:val="808030"/>
          <w:lang w:eastAsia="zh-CN"/>
        </w:rPr>
        <w:t>.</w:t>
      </w:r>
      <w:r w:rsidRPr="001B068E">
        <w:rPr>
          <w:color w:val="000000"/>
          <w:lang w:eastAsia="zh-CN"/>
        </w:rPr>
        <w:t>setDefaultCloseOperation</w:t>
      </w:r>
      <w:r w:rsidRPr="001B068E">
        <w:rPr>
          <w:color w:val="808030"/>
          <w:lang w:eastAsia="zh-CN"/>
        </w:rPr>
        <w:t>(</w:t>
      </w:r>
      <w:r w:rsidRPr="001B068E">
        <w:rPr>
          <w:color w:val="000000"/>
          <w:lang w:eastAsia="zh-CN"/>
        </w:rPr>
        <w:t>EXIT_ON_CLOSE</w:t>
      </w:r>
      <w:r w:rsidRPr="001B068E">
        <w:rPr>
          <w:color w:val="808030"/>
          <w:lang w:eastAsia="zh-CN"/>
        </w:rPr>
        <w:t>)</w:t>
      </w:r>
      <w:r w:rsidRPr="001B068E">
        <w:rPr>
          <w:color w:val="800080"/>
          <w:lang w:eastAsia="zh-CN"/>
        </w:rPr>
        <w:t>;</w:t>
      </w:r>
    </w:p>
    <w:p w14:paraId="4EA412D4" w14:textId="77777777" w:rsidR="0084332C" w:rsidRPr="0084332C" w:rsidRDefault="0084332C" w:rsidP="0084332C">
      <w:pPr>
        <w:pStyle w:val="Code"/>
        <w:rPr>
          <w:color w:val="000000"/>
          <w:lang w:val="en-CA" w:eastAsia="zh-CN"/>
        </w:rPr>
      </w:pPr>
      <w:r w:rsidRPr="001B068E">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50F07051" w:rsidR="0084332C" w:rsidRDefault="0084332C" w:rsidP="0084332C">
      <w:pPr>
        <w:pStyle w:val="Code"/>
        <w:rPr>
          <w:color w:val="800080"/>
          <w:lang w:val="en-CA" w:eastAsia="zh-CN"/>
        </w:rPr>
      </w:pPr>
      <w:r w:rsidRPr="0084332C">
        <w:rPr>
          <w:color w:val="800080"/>
          <w:lang w:val="en-CA" w:eastAsia="zh-CN"/>
        </w:rPr>
        <w:t>}</w:t>
      </w:r>
    </w:p>
    <w:p w14:paraId="3311C2EC" w14:textId="77777777" w:rsidR="003E5B17" w:rsidRPr="0084332C" w:rsidRDefault="003E5B17" w:rsidP="0084332C">
      <w:pPr>
        <w:pStyle w:val="Code"/>
        <w:rPr>
          <w:color w:val="000000"/>
          <w:lang w:val="en-CA" w:eastAsia="zh-CN"/>
        </w:rPr>
      </w:pP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lastRenderedPageBreak/>
        <w:t>Résultat :</w:t>
      </w:r>
    </w:p>
    <w:p w14:paraId="5ECC2197" w14:textId="7269E848" w:rsidR="00A03321" w:rsidRDefault="004B7EE2" w:rsidP="00EF7B00">
      <w:pPr>
        <w:pStyle w:val="Corpsdetexte"/>
        <w:keepNext/>
        <w:keepLines/>
        <w:jc w:val="center"/>
      </w:pPr>
      <w:r>
        <w:rPr>
          <w:noProof/>
          <w:lang w:val="en-US" w:eastAsia="en-US"/>
        </w:rPr>
        <w:drawing>
          <wp:inline distT="0" distB="0" distL="0" distR="0" wp14:anchorId="73518705" wp14:editId="73477B2D">
            <wp:extent cx="1790700" cy="2603500"/>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rotWithShape="1">
                    <a:blip r:embed="rId272">
                      <a:extLst>
                        <a:ext uri="{28A0092B-C50C-407E-A947-70E740481C1C}">
                          <a14:useLocalDpi xmlns:a14="http://schemas.microsoft.com/office/drawing/2010/main" val="0"/>
                        </a:ext>
                      </a:extLst>
                    </a:blip>
                    <a:srcRect l="4890" t="8967" r="8896" b="7479"/>
                    <a:stretch/>
                  </pic:blipFill>
                  <pic:spPr bwMode="auto">
                    <a:xfrm>
                      <a:off x="0" y="0"/>
                      <a:ext cx="1790700" cy="2603500"/>
                    </a:xfrm>
                    <a:prstGeom prst="rect">
                      <a:avLst/>
                    </a:prstGeom>
                    <a:ln>
                      <a:noFill/>
                    </a:ln>
                    <a:extLst>
                      <a:ext uri="{53640926-AAD7-44D8-BBD7-CCE9431645EC}">
                        <a14:shadowObscured xmlns:a14="http://schemas.microsoft.com/office/drawing/2010/main"/>
                      </a:ext>
                    </a:extLst>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4B6F9600" w:rsidR="00572565" w:rsidRDefault="00572565" w:rsidP="00572565">
      <w:pPr>
        <w:pStyle w:val="Code"/>
        <w:rPr>
          <w:color w:val="800080"/>
          <w:lang w:val="en-CA" w:eastAsia="zh-CN"/>
        </w:rPr>
      </w:pPr>
      <w:r w:rsidRPr="00572565">
        <w:rPr>
          <w:color w:val="800080"/>
          <w:lang w:val="en-CA" w:eastAsia="zh-CN"/>
        </w:rPr>
        <w:t>}</w:t>
      </w:r>
    </w:p>
    <w:p w14:paraId="12DA55AB" w14:textId="77777777" w:rsidR="003E5B17" w:rsidRPr="00572565" w:rsidRDefault="003E5B17" w:rsidP="00572565">
      <w:pPr>
        <w:pStyle w:val="Code"/>
        <w:rPr>
          <w:color w:val="000000"/>
          <w:lang w:val="en-CA" w:eastAsia="zh-CN"/>
        </w:rPr>
      </w:pP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lastRenderedPageBreak/>
        <w:t>Résultat :</w:t>
      </w:r>
    </w:p>
    <w:p w14:paraId="45555F9D" w14:textId="0E2799A2" w:rsidR="00A03321" w:rsidRDefault="004B7EE2" w:rsidP="00EF7B00">
      <w:pPr>
        <w:pStyle w:val="Corpsdetexte"/>
        <w:keepNext/>
        <w:keepLines/>
        <w:jc w:val="center"/>
      </w:pPr>
      <w:r>
        <w:rPr>
          <w:noProof/>
          <w:lang w:val="en-US" w:eastAsia="en-US"/>
        </w:rPr>
        <w:drawing>
          <wp:inline distT="0" distB="0" distL="0" distR="0" wp14:anchorId="17735227" wp14:editId="1E29A109">
            <wp:extent cx="2209800" cy="3225800"/>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rotWithShape="1">
                    <a:blip r:embed="rId274">
                      <a:extLst>
                        <a:ext uri="{28A0092B-C50C-407E-A947-70E740481C1C}">
                          <a14:useLocalDpi xmlns:a14="http://schemas.microsoft.com/office/drawing/2010/main" val="0"/>
                        </a:ext>
                      </a:extLst>
                    </a:blip>
                    <a:srcRect l="2638" t="6328" r="5565" b="4376"/>
                    <a:stretch/>
                  </pic:blipFill>
                  <pic:spPr bwMode="auto">
                    <a:xfrm>
                      <a:off x="0" y="0"/>
                      <a:ext cx="2209800" cy="3225800"/>
                    </a:xfrm>
                    <a:prstGeom prst="rect">
                      <a:avLst/>
                    </a:prstGeom>
                    <a:ln>
                      <a:noFill/>
                    </a:ln>
                    <a:extLst>
                      <a:ext uri="{53640926-AAD7-44D8-BBD7-CCE9431645EC}">
                        <a14:shadowObscured xmlns:a14="http://schemas.microsoft.com/office/drawing/2010/main"/>
                      </a:ext>
                    </a:extLst>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31" w:name="_Toc508793537"/>
      <w:bookmarkStart w:id="132" w:name="_Toc154322398"/>
      <w:r>
        <w:t xml:space="preserve">Traitement des événements de souris (interface </w:t>
      </w:r>
      <w:r w:rsidRPr="16CBE89F">
        <w:rPr>
          <w:i/>
          <w:iCs/>
        </w:rPr>
        <w:t>MouseListener</w:t>
      </w:r>
      <w:r>
        <w:t>)</w:t>
      </w:r>
      <w:bookmarkEnd w:id="131"/>
      <w:bookmarkEnd w:id="13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75"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5D154887" w:rsidR="00572565" w:rsidRDefault="00572565" w:rsidP="00572565">
      <w:pPr>
        <w:pStyle w:val="Code"/>
        <w:rPr>
          <w:color w:val="800080"/>
          <w:lang w:val="fr-FR" w:eastAsia="zh-CN"/>
        </w:rPr>
      </w:pPr>
      <w:r w:rsidRPr="00987493">
        <w:rPr>
          <w:color w:val="800080"/>
          <w:lang w:val="fr-FR" w:eastAsia="zh-CN"/>
        </w:rPr>
        <w:t>}</w:t>
      </w:r>
    </w:p>
    <w:p w14:paraId="148C40DB" w14:textId="77777777" w:rsidR="003E5B17" w:rsidRPr="00987493" w:rsidRDefault="003E5B17" w:rsidP="00572565">
      <w:pPr>
        <w:pStyle w:val="Code"/>
        <w:rPr>
          <w:color w:val="000000"/>
          <w:lang w:val="fr-FR" w:eastAsia="zh-CN"/>
        </w:rPr>
      </w:pPr>
    </w:p>
    <w:p w14:paraId="57DACF0E" w14:textId="77777777" w:rsidR="00A03321" w:rsidRDefault="00A03321" w:rsidP="00A03321">
      <w:pPr>
        <w:pStyle w:val="Corpsdetexte"/>
      </w:pPr>
    </w:p>
    <w:p w14:paraId="00462EEC" w14:textId="29044817"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w:t>
      </w:r>
      <w:r w:rsidR="00EF7B00">
        <w:t>doit avoir</w:t>
      </w:r>
      <w:r>
        <w:t xml:space="preserve"> une signature </w:t>
      </w:r>
      <w:r w:rsidR="00087F02">
        <w:t>prédéfinie</w:t>
      </w:r>
      <w:r>
        <w:t xml:space="preserve"> (</w:t>
      </w:r>
      <w:r w:rsidR="00EF7B00">
        <w:t xml:space="preserve">par exemple, </w:t>
      </w:r>
      <w:r w:rsidR="00EF7B00" w:rsidRPr="00EF7B00">
        <w:t xml:space="preserve">  mousePressed(MouseEvent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7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lastRenderedPageBreak/>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7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18E00278" w14:textId="244E5A1F" w:rsidR="00A03321" w:rsidRDefault="00A03321" w:rsidP="00EF7B00">
      <w:pPr>
        <w:pStyle w:val="CodeJava9ptCarCar"/>
      </w:pPr>
      <w:r>
        <w:t xml:space="preserve">public class ExempleEvenementSouris extends JFrame </w:t>
      </w:r>
      <w:r>
        <w:rPr>
          <w:highlight w:val="yellow"/>
        </w:rPr>
        <w:t>implements MouseListener</w:t>
      </w:r>
    </w:p>
    <w:p w14:paraId="64CB7C40" w14:textId="49DFAB14" w:rsidR="00A03321" w:rsidRDefault="00EF7B00" w:rsidP="00A03321">
      <w:pPr>
        <w:pStyle w:val="Corpsdetexte"/>
      </w:pPr>
      <w:r>
        <w:t>Mettre en œuvre</w:t>
      </w:r>
      <w:r w:rsidR="00A03321">
        <w:t xml:space="preserve"> l’interface </w:t>
      </w:r>
      <w:r w:rsidR="00A03321">
        <w:rPr>
          <w:i/>
          <w:iCs/>
        </w:rPr>
        <w:t>java.awt.event.MouseListener</w:t>
      </w:r>
      <w:r w:rsidR="00A03321">
        <w:t xml:space="preserve"> signifie que la classe doit contenir la définition d’un certain nombre de méthodes dont les signatures sont précisées dans </w:t>
      </w:r>
      <w:r w:rsidR="00A03321" w:rsidRPr="009C51D3">
        <w:rPr>
          <w:i/>
        </w:rPr>
        <w:t>l’interface</w:t>
      </w:r>
      <w:r w:rsidR="00A03321">
        <w:t xml:space="preserve"> </w:t>
      </w:r>
      <w:r w:rsidR="00A03321">
        <w:rPr>
          <w:iCs/>
        </w:rPr>
        <w:t xml:space="preserve">Java désignée par le nom </w:t>
      </w:r>
      <w:r w:rsidR="00A03321">
        <w:rPr>
          <w:i/>
          <w:iCs/>
        </w:rPr>
        <w:t>java.awt.event.MouseListener</w:t>
      </w:r>
      <w:r w:rsidR="00A03321">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7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B242BE" w:rsidRDefault="00320406" w:rsidP="00320406">
      <w:pPr>
        <w:pStyle w:val="Code"/>
        <w:rPr>
          <w:color w:val="000000"/>
          <w:lang w:val="fr-FR" w:eastAsia="zh-CN"/>
        </w:rPr>
      </w:pPr>
      <w:r w:rsidRPr="00320406">
        <w:rPr>
          <w:color w:val="000000"/>
          <w:lang w:eastAsia="zh-CN"/>
        </w:rPr>
        <w:tab/>
      </w:r>
      <w:r w:rsidRPr="00B242BE">
        <w:rPr>
          <w:b/>
          <w:bCs/>
          <w:color w:val="800000"/>
          <w:lang w:val="fr-FR" w:eastAsia="zh-CN"/>
        </w:rPr>
        <w:t>public</w:t>
      </w:r>
      <w:r w:rsidRPr="00B242BE">
        <w:rPr>
          <w:color w:val="000000"/>
          <w:lang w:val="fr-FR" w:eastAsia="zh-CN"/>
        </w:rPr>
        <w:t xml:space="preserve"> </w:t>
      </w:r>
      <w:r w:rsidRPr="00B242BE">
        <w:rPr>
          <w:b/>
          <w:bCs/>
          <w:color w:val="800000"/>
          <w:lang w:val="fr-FR" w:eastAsia="zh-CN"/>
        </w:rPr>
        <w:t>abstract</w:t>
      </w:r>
      <w:r w:rsidRPr="00B242BE">
        <w:rPr>
          <w:color w:val="000000"/>
          <w:lang w:val="fr-FR" w:eastAsia="zh-CN"/>
        </w:rPr>
        <w:t xml:space="preserve"> </w:t>
      </w:r>
      <w:r w:rsidRPr="00B242BE">
        <w:rPr>
          <w:color w:val="BB7977"/>
          <w:lang w:val="fr-FR" w:eastAsia="zh-CN"/>
        </w:rPr>
        <w:t>void</w:t>
      </w:r>
      <w:r w:rsidRPr="00B242BE">
        <w:rPr>
          <w:color w:val="000000"/>
          <w:lang w:val="fr-FR" w:eastAsia="zh-CN"/>
        </w:rPr>
        <w:t xml:space="preserve"> mouseClicked</w:t>
      </w:r>
      <w:r w:rsidRPr="00B242BE">
        <w:rPr>
          <w:color w:val="808030"/>
          <w:lang w:val="fr-FR" w:eastAsia="zh-CN"/>
        </w:rPr>
        <w:t>(</w:t>
      </w:r>
      <w:r w:rsidRPr="00B242BE">
        <w:rPr>
          <w:color w:val="000000"/>
          <w:lang w:val="fr-FR" w:eastAsia="zh-CN"/>
        </w:rPr>
        <w:t>java</w:t>
      </w:r>
      <w:r w:rsidRPr="00B242BE">
        <w:rPr>
          <w:color w:val="808030"/>
          <w:lang w:val="fr-FR" w:eastAsia="zh-CN"/>
        </w:rPr>
        <w:t>.</w:t>
      </w:r>
      <w:r w:rsidRPr="00B242BE">
        <w:rPr>
          <w:color w:val="000000"/>
          <w:lang w:val="fr-FR" w:eastAsia="zh-CN"/>
        </w:rPr>
        <w:t>awt</w:t>
      </w:r>
      <w:r w:rsidRPr="00B242BE">
        <w:rPr>
          <w:color w:val="808030"/>
          <w:lang w:val="fr-FR" w:eastAsia="zh-CN"/>
        </w:rPr>
        <w:t>.</w:t>
      </w:r>
      <w:r w:rsidRPr="00B242BE">
        <w:rPr>
          <w:color w:val="000000"/>
          <w:lang w:val="fr-FR" w:eastAsia="zh-CN"/>
        </w:rPr>
        <w:t>event</w:t>
      </w:r>
      <w:r w:rsidRPr="00B242BE">
        <w:rPr>
          <w:color w:val="808030"/>
          <w:lang w:val="fr-FR" w:eastAsia="zh-CN"/>
        </w:rPr>
        <w:t>.</w:t>
      </w:r>
      <w:r w:rsidRPr="00B242BE">
        <w:rPr>
          <w:b/>
          <w:bCs/>
          <w:color w:val="BB7977"/>
          <w:lang w:val="fr-FR" w:eastAsia="zh-CN"/>
        </w:rPr>
        <w:t>MouseEvent</w:t>
      </w:r>
      <w:r w:rsidRPr="00B242BE">
        <w:rPr>
          <w:color w:val="000000"/>
          <w:lang w:val="fr-FR" w:eastAsia="zh-CN"/>
        </w:rPr>
        <w:t xml:space="preserve"> e</w:t>
      </w:r>
      <w:r w:rsidRPr="00B242BE">
        <w:rPr>
          <w:color w:val="808030"/>
          <w:lang w:val="fr-FR" w:eastAsia="zh-CN"/>
        </w:rPr>
        <w:t>)</w:t>
      </w:r>
      <w:r w:rsidRPr="00B242BE">
        <w:rPr>
          <w:color w:val="800080"/>
          <w:lang w:val="fr-FR" w:eastAsia="zh-CN"/>
        </w:rPr>
        <w:t>{}</w:t>
      </w:r>
    </w:p>
    <w:p w14:paraId="29B2B050" w14:textId="77777777" w:rsidR="00320406" w:rsidRPr="008B351D" w:rsidRDefault="00320406" w:rsidP="00320406">
      <w:pPr>
        <w:pStyle w:val="Code"/>
        <w:rPr>
          <w:color w:val="000000"/>
          <w:lang w:val="en-US" w:eastAsia="zh-CN"/>
        </w:rPr>
      </w:pPr>
      <w:r w:rsidRPr="00B242BE">
        <w:rPr>
          <w:color w:val="000000"/>
          <w:lang w:val="fr-FR"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7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w:t>
      </w:r>
      <w:r>
        <w:lastRenderedPageBreak/>
        <w:t xml:space="preserve">programme. Le rôle des méthodes de l’interface </w:t>
      </w:r>
      <w:r w:rsidRPr="00820C3A">
        <w:rPr>
          <w:rFonts w:ascii="DejaVu Sans" w:hAnsi="DejaVu Sans"/>
          <w:color w:val="353833"/>
          <w:sz w:val="21"/>
          <w:szCs w:val="21"/>
          <w:lang w:val="fr-CA"/>
        </w:rPr>
        <w:t>java.awt.event.</w:t>
      </w:r>
      <w:hyperlink r:id="rId28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8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8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8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8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8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8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8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8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8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0204688D"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w:t>
      </w:r>
      <w:r w:rsidR="00EF7B00">
        <w:t>particulier, la</w:t>
      </w:r>
      <w:r>
        <w:t xml:space="preserve">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29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29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29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33" w:name="OLE_LINK50"/>
      <w:bookmarkStart w:id="134" w:name="OLE_LINK51"/>
      <w:r w:rsidR="00530BF8">
        <w:t>dérivées</w:t>
      </w:r>
      <w:bookmarkEnd w:id="133"/>
      <w:bookmarkEnd w:id="13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63A0D4EB" w:rsidR="00320406" w:rsidRDefault="00320406" w:rsidP="00320406">
      <w:pPr>
        <w:pStyle w:val="Code"/>
        <w:rPr>
          <w:color w:val="800080"/>
          <w:lang w:eastAsia="zh-CN"/>
        </w:rPr>
      </w:pPr>
      <w:r w:rsidRPr="00320406">
        <w:rPr>
          <w:color w:val="800080"/>
          <w:lang w:eastAsia="zh-CN"/>
        </w:rPr>
        <w:t>}</w:t>
      </w:r>
    </w:p>
    <w:p w14:paraId="2C152087" w14:textId="77777777" w:rsidR="003E5B17" w:rsidRPr="00320406" w:rsidRDefault="003E5B17" w:rsidP="00320406">
      <w:pPr>
        <w:pStyle w:val="Code"/>
        <w:rPr>
          <w:color w:val="000000"/>
          <w:lang w:eastAsia="zh-CN"/>
        </w:rPr>
      </w:pP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lastRenderedPageBreak/>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319DA8E3" w14:textId="77777777" w:rsidR="00B0199A" w:rsidRDefault="00A03321" w:rsidP="00320406">
      <w:pPr>
        <w:pStyle w:val="Corpsdetexte"/>
        <w:rPr>
          <w:rFonts w:ascii="Segoe UI" w:hAnsi="Segoe UI" w:cs="Segoe UI"/>
          <w:b/>
          <w:bCs/>
          <w:color w:val="586069"/>
          <w:lang w:val="fr-CA"/>
        </w:rPr>
      </w:pPr>
      <w:r>
        <w:rPr>
          <w:b/>
          <w:bCs/>
        </w:rPr>
        <w:t>Exemple</w:t>
      </w:r>
      <w:r>
        <w:t xml:space="preserve">. </w:t>
      </w:r>
      <w:hyperlink r:id="rId29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w:t>
      </w:r>
    </w:p>
    <w:p w14:paraId="476EEB9E" w14:textId="7ADDFF72" w:rsidR="00A03321" w:rsidRDefault="00572565" w:rsidP="00320406">
      <w:pPr>
        <w:pStyle w:val="Corpsdetexte"/>
      </w:pPr>
      <w:r>
        <w:rPr>
          <w:rFonts w:ascii="Segoe UI" w:hAnsi="Segoe UI" w:cs="Segoe UI"/>
          <w:b/>
          <w:bCs/>
          <w:color w:val="586069"/>
          <w:lang w:val="fr-CA"/>
        </w:rPr>
        <w:t>E</w:t>
      </w:r>
      <w:r w:rsidR="00A03321"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1B068E">
      <w:pPr>
        <w:pStyle w:val="Code"/>
        <w:rPr>
          <w:color w:val="000000"/>
          <w:lang w:eastAsia="zh-CN"/>
        </w:rPr>
      </w:pPr>
      <w:r w:rsidRPr="00572565">
        <w:rPr>
          <w:b/>
          <w:bCs/>
          <w:color w:val="800000"/>
          <w:lang w:eastAsia="zh-CN"/>
        </w:rPr>
        <w:lastRenderedPageBreak/>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1B068E">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1B068E">
      <w:pPr>
        <w:pStyle w:val="Code"/>
        <w:rPr>
          <w:color w:val="000000"/>
          <w:lang w:eastAsia="zh-CN"/>
        </w:rPr>
      </w:pPr>
    </w:p>
    <w:p w14:paraId="3D3206BB" w14:textId="77777777" w:rsidR="00572565" w:rsidRPr="00572565" w:rsidRDefault="00572565" w:rsidP="001B068E">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1B068E">
      <w:pPr>
        <w:pStyle w:val="Code"/>
        <w:rPr>
          <w:color w:val="000000"/>
          <w:lang w:eastAsia="zh-CN"/>
        </w:rPr>
      </w:pPr>
    </w:p>
    <w:p w14:paraId="69801FB0"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1B068E">
      <w:pPr>
        <w:pStyle w:val="Code"/>
        <w:rPr>
          <w:color w:val="000000"/>
          <w:lang w:eastAsia="zh-CN"/>
        </w:rPr>
      </w:pPr>
    </w:p>
    <w:p w14:paraId="65E2B166"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1B068E">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1B068E">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1B068E">
      <w:pPr>
        <w:pStyle w:val="Code"/>
        <w:rPr>
          <w:color w:val="000000"/>
          <w:lang w:val="en-CA" w:eastAsia="zh-CN"/>
        </w:rPr>
      </w:pPr>
    </w:p>
    <w:p w14:paraId="1D583616"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1B068E">
      <w:pPr>
        <w:pStyle w:val="Code"/>
        <w:rPr>
          <w:color w:val="000000"/>
          <w:lang w:val="fr-FR" w:eastAsia="zh-CN"/>
        </w:rPr>
      </w:pPr>
    </w:p>
    <w:p w14:paraId="454590D6"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1B068E">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1B068E">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1B068E">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1B068E">
      <w:pPr>
        <w:pStyle w:val="Code"/>
        <w:rPr>
          <w:color w:val="000000"/>
          <w:lang w:val="fr-FR" w:eastAsia="zh-CN"/>
        </w:rPr>
      </w:pPr>
    </w:p>
    <w:p w14:paraId="62F75E43"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1B068E">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1B068E">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1B068E">
      <w:pPr>
        <w:pStyle w:val="Code"/>
        <w:rPr>
          <w:color w:val="000000"/>
          <w:lang w:val="en-CA" w:eastAsia="zh-CN"/>
        </w:rPr>
      </w:pPr>
    </w:p>
    <w:p w14:paraId="538B61D1"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1B068E">
      <w:pPr>
        <w:pStyle w:val="Code"/>
        <w:rPr>
          <w:color w:val="000000"/>
          <w:lang w:val="en-CA" w:eastAsia="zh-CN"/>
        </w:rPr>
      </w:pPr>
    </w:p>
    <w:p w14:paraId="6789EE87"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1B068E">
      <w:pPr>
        <w:pStyle w:val="Code"/>
        <w:rPr>
          <w:color w:val="000000"/>
          <w:lang w:val="en-CA" w:eastAsia="zh-CN"/>
        </w:rPr>
      </w:pPr>
    </w:p>
    <w:p w14:paraId="137177A7" w14:textId="77777777" w:rsidR="00572565" w:rsidRPr="00572565" w:rsidRDefault="00572565" w:rsidP="001B068E">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1B068E">
      <w:pPr>
        <w:pStyle w:val="Code"/>
        <w:rPr>
          <w:color w:val="000000"/>
          <w:lang w:val="en-CA" w:eastAsia="zh-CN"/>
        </w:rPr>
      </w:pPr>
    </w:p>
    <w:p w14:paraId="64FDCAF9" w14:textId="77777777" w:rsidR="00572565" w:rsidRPr="00572565" w:rsidRDefault="00572565" w:rsidP="001B068E">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1B068E">
      <w:pPr>
        <w:pStyle w:val="Code"/>
        <w:rPr>
          <w:color w:val="000000"/>
          <w:lang w:val="fr-FR" w:eastAsia="zh-CN"/>
        </w:rPr>
      </w:pPr>
    </w:p>
    <w:p w14:paraId="21799EB8" w14:textId="77777777" w:rsidR="00572565" w:rsidRPr="00572565" w:rsidRDefault="00572565" w:rsidP="001B068E">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418D96C3" w:rsidR="00572565" w:rsidRDefault="00572565" w:rsidP="00572565">
      <w:pPr>
        <w:pStyle w:val="Code"/>
        <w:rPr>
          <w:color w:val="800080"/>
          <w:lang w:val="fr-FR" w:eastAsia="zh-CN"/>
        </w:rPr>
      </w:pPr>
      <w:r w:rsidRPr="00987493">
        <w:rPr>
          <w:color w:val="800080"/>
          <w:lang w:val="fr-FR" w:eastAsia="zh-CN"/>
        </w:rPr>
        <w:t>}</w:t>
      </w:r>
    </w:p>
    <w:p w14:paraId="6FDD87C3" w14:textId="77777777" w:rsidR="003E5B17" w:rsidRPr="00987493" w:rsidRDefault="003E5B17" w:rsidP="00572565">
      <w:pPr>
        <w:pStyle w:val="Code"/>
        <w:rPr>
          <w:color w:val="000000"/>
          <w:lang w:val="fr-FR" w:eastAsia="zh-CN"/>
        </w:rPr>
      </w:pP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29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29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29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29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1544CBDE">
            <wp:extent cx="3962400" cy="2825778"/>
            <wp:effectExtent l="0" t="0" r="0" b="635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rotWithShape="1">
                    <a:blip r:embed="rId298">
                      <a:extLst>
                        <a:ext uri="{28A0092B-C50C-407E-A947-70E740481C1C}">
                          <a14:useLocalDpi xmlns:a14="http://schemas.microsoft.com/office/drawing/2010/main" val="0"/>
                        </a:ext>
                      </a:extLst>
                    </a:blip>
                    <a:srcRect l="10601" t="21044" r="10634" b="3960"/>
                    <a:stretch/>
                  </pic:blipFill>
                  <pic:spPr bwMode="auto">
                    <a:xfrm>
                      <a:off x="0" y="0"/>
                      <a:ext cx="3963265" cy="2826395"/>
                    </a:xfrm>
                    <a:prstGeom prst="rect">
                      <a:avLst/>
                    </a:prstGeom>
                    <a:ln>
                      <a:noFill/>
                    </a:ln>
                    <a:extLst>
                      <a:ext uri="{53640926-AAD7-44D8-BBD7-CCE9431645EC}">
                        <a14:shadowObscured xmlns:a14="http://schemas.microsoft.com/office/drawing/2010/main"/>
                      </a:ext>
                    </a:extLst>
                  </pic:spPr>
                </pic:pic>
              </a:graphicData>
            </a:graphic>
          </wp:inline>
        </w:drawing>
      </w:r>
    </w:p>
    <w:p w14:paraId="0D7182E0" w14:textId="20D6DDA8" w:rsidR="00A03321" w:rsidRDefault="0020026C" w:rsidP="00A03321">
      <w:pPr>
        <w:pStyle w:val="Corpsdetexte"/>
        <w:jc w:val="center"/>
      </w:pPr>
      <w:r>
        <w:rPr>
          <w:noProof/>
        </w:rPr>
        <w:object w:dxaOrig="6177" w:dyaOrig="2217" w14:anchorId="1D1AE70D">
          <v:shape id="_x0000_i1050" type="#_x0000_t75" alt="" style="width:254.7pt;height:92.4pt;mso-width-percent:0;mso-height-percent:0;mso-width-percent:0;mso-height-percent:0" o:ole="">
            <v:imagedata r:id="rId299" o:title=""/>
          </v:shape>
          <o:OLEObject Type="Embed" ProgID="Visio.Drawing.11" ShapeID="_x0000_i1050" DrawAspect="Content" ObjectID="_1765267575" r:id="rId30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0E9E14DF">
            <wp:extent cx="4051300" cy="275590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rotWithShape="1">
                    <a:blip r:embed="rId301">
                      <a:extLst>
                        <a:ext uri="{28A0092B-C50C-407E-A947-70E740481C1C}">
                          <a14:useLocalDpi xmlns:a14="http://schemas.microsoft.com/office/drawing/2010/main" val="0"/>
                        </a:ext>
                      </a:extLst>
                    </a:blip>
                    <a:srcRect l="11147" t="26608" r="13188" b="4656"/>
                    <a:stretch/>
                  </pic:blipFill>
                  <pic:spPr bwMode="auto">
                    <a:xfrm>
                      <a:off x="0" y="0"/>
                      <a:ext cx="4051300" cy="2755900"/>
                    </a:xfrm>
                    <a:prstGeom prst="rect">
                      <a:avLst/>
                    </a:prstGeom>
                    <a:ln>
                      <a:noFill/>
                    </a:ln>
                    <a:extLst>
                      <a:ext uri="{53640926-AAD7-44D8-BBD7-CCE9431645EC}">
                        <a14:shadowObscured xmlns:a14="http://schemas.microsoft.com/office/drawing/2010/main"/>
                      </a:ext>
                    </a:extLst>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20026C" w:rsidP="00A03321">
      <w:pPr>
        <w:pStyle w:val="Corpsdetexte"/>
        <w:jc w:val="center"/>
      </w:pPr>
      <w:r>
        <w:rPr>
          <w:noProof/>
        </w:rPr>
        <w:object w:dxaOrig="6177" w:dyaOrig="1137" w14:anchorId="7D2177E5">
          <v:shape id="_x0000_i1049" type="#_x0000_t75" alt="" style="width:262.2pt;height:51.6pt;mso-width-percent:0;mso-height-percent:0;mso-width-percent:0;mso-height-percent:0" o:ole="">
            <v:imagedata r:id="rId302" o:title=""/>
          </v:shape>
          <o:OLEObject Type="Embed" ProgID="Visio.Drawing.11" ShapeID="_x0000_i1049" DrawAspect="Content" ObjectID="_1765267576" r:id="rId30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0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lastRenderedPageBreak/>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20AE2446" w:rsidR="00572565" w:rsidRDefault="00572565" w:rsidP="00572565">
      <w:pPr>
        <w:pStyle w:val="Code"/>
        <w:rPr>
          <w:color w:val="800080"/>
          <w:lang w:val="fr-FR" w:eastAsia="zh-CN"/>
        </w:rPr>
      </w:pPr>
      <w:r w:rsidRPr="00987493">
        <w:rPr>
          <w:color w:val="800080"/>
          <w:lang w:val="fr-FR" w:eastAsia="zh-CN"/>
        </w:rPr>
        <w:t>}</w:t>
      </w:r>
    </w:p>
    <w:p w14:paraId="53B26293" w14:textId="77777777" w:rsidR="003E5B17" w:rsidRPr="00987493" w:rsidRDefault="003E5B17" w:rsidP="00572565">
      <w:pPr>
        <w:pStyle w:val="Code"/>
        <w:rPr>
          <w:color w:val="000000"/>
          <w:lang w:val="fr-FR" w:eastAsia="zh-CN"/>
        </w:rPr>
      </w:pP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47F7F191" w:rsidR="00A03321" w:rsidRDefault="00A03321" w:rsidP="00A03321">
      <w:pPr>
        <w:pStyle w:val="Corpsdetexte"/>
      </w:pPr>
      <w:r>
        <w:t xml:space="preserve">Une distinction analogue existe entre les méthodes d’objet et de classe. Une méthode de classe est appropriée lorsqu’elle n’utilise pas les variables d’objet. </w:t>
      </w:r>
      <w:r w:rsidR="00EF7B00">
        <w:t>En revanche</w:t>
      </w:r>
      <w:r>
        <w:t>,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1B068E">
      <w:pPr>
        <w:pStyle w:val="Corpsdetexte"/>
        <w:keepNext/>
        <w:keepLines/>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1B068E">
      <w:pPr>
        <w:pStyle w:val="Corpsdetexte"/>
        <w:keepNext/>
        <w:keepLines/>
      </w:pPr>
      <w:r>
        <w:rPr>
          <w:b/>
          <w:bCs/>
        </w:rPr>
        <w:t>Exemple</w:t>
      </w:r>
      <w:r>
        <w:t xml:space="preserve">. </w:t>
      </w:r>
      <w:hyperlink r:id="rId30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5" w:name="OLE_LINK38"/>
      <w:bookmarkStart w:id="13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35"/>
      <w:bookmarkEnd w:id="136"/>
      <w:r w:rsidRPr="00EE5807">
        <w:rPr>
          <w:rFonts w:ascii="Segoe UI" w:hAnsi="Segoe UI" w:cs="Segoe UI"/>
          <w:b/>
          <w:bCs/>
          <w:color w:val="586069"/>
          <w:lang w:val="fr-CA"/>
        </w:rPr>
        <w:t>.java</w:t>
      </w:r>
    </w:p>
    <w:p w14:paraId="34A7E0C7"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1B068E">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1B068E">
      <w:pPr>
        <w:pStyle w:val="Code"/>
        <w:rPr>
          <w:color w:val="000000"/>
          <w:lang w:eastAsia="zh-CN"/>
        </w:rPr>
      </w:pPr>
    </w:p>
    <w:p w14:paraId="259F1FBB" w14:textId="77777777" w:rsidR="00EA7A57" w:rsidRPr="00EA7A57" w:rsidRDefault="00EA7A57" w:rsidP="001B068E">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1B068E">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1B068E">
      <w:pPr>
        <w:pStyle w:val="Code"/>
        <w:keepNext w:val="0"/>
        <w:keepLines w:val="0"/>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lastRenderedPageBreak/>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D7C96BD" w:rsidR="00EA7A57" w:rsidRDefault="00EA7A57" w:rsidP="00EA7A57">
      <w:pPr>
        <w:pStyle w:val="Code"/>
        <w:rPr>
          <w:color w:val="800080"/>
          <w:lang w:val="fr-FR" w:eastAsia="zh-CN"/>
        </w:rPr>
      </w:pPr>
      <w:r w:rsidRPr="00987493">
        <w:rPr>
          <w:color w:val="800080"/>
          <w:lang w:val="fr-FR" w:eastAsia="zh-CN"/>
        </w:rPr>
        <w:t>}</w:t>
      </w:r>
    </w:p>
    <w:p w14:paraId="2FAFBBBC" w14:textId="77777777" w:rsidR="003E5B17" w:rsidRPr="00987493" w:rsidRDefault="003E5B17" w:rsidP="00EA7A57">
      <w:pPr>
        <w:pStyle w:val="Code"/>
        <w:rPr>
          <w:color w:val="000000"/>
          <w:lang w:val="fr-FR" w:eastAsia="zh-CN"/>
        </w:rPr>
      </w:pP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37" w:name="_Toc508793538"/>
      <w:bookmarkStart w:id="138" w:name="_Toc154322399"/>
      <w:r>
        <w:t>Constantes (final)</w:t>
      </w:r>
      <w:bookmarkEnd w:id="137"/>
      <w:bookmarkEnd w:id="13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xml:space="preserve">. Ceci </w:t>
      </w:r>
      <w:r>
        <w:lastRenderedPageBreak/>
        <w:t>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0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39" w:name="OLE_LINK36"/>
      <w:bookmarkStart w:id="14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39"/>
      <w:bookmarkEnd w:id="14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03C1E481" w:rsidR="001B4E1C" w:rsidRDefault="001B4E1C" w:rsidP="001B4E1C">
      <w:pPr>
        <w:pStyle w:val="Code"/>
        <w:rPr>
          <w:color w:val="800080"/>
          <w:lang w:val="fr-FR" w:eastAsia="zh-CN"/>
        </w:rPr>
      </w:pPr>
      <w:r w:rsidRPr="00987493">
        <w:rPr>
          <w:color w:val="800080"/>
          <w:lang w:val="fr-FR" w:eastAsia="zh-CN"/>
        </w:rPr>
        <w:t>}</w:t>
      </w:r>
    </w:p>
    <w:p w14:paraId="4067EE19" w14:textId="77777777" w:rsidR="003E5B17" w:rsidRPr="00987493" w:rsidRDefault="003E5B17" w:rsidP="001B4E1C">
      <w:pPr>
        <w:pStyle w:val="Code"/>
        <w:rPr>
          <w:color w:val="000000"/>
          <w:lang w:val="fr-FR" w:eastAsia="zh-CN"/>
        </w:rPr>
      </w:pP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EF7B00">
      <w:pPr>
        <w:pStyle w:val="Corpsdetexte"/>
        <w:keepNext/>
        <w:keepLines/>
        <w:numPr>
          <w:ilvl w:val="0"/>
          <w:numId w:val="13"/>
        </w:numPr>
        <w:rPr>
          <w:b/>
        </w:rPr>
      </w:pPr>
      <w:r w:rsidRPr="001F6D2A">
        <w:rPr>
          <w:b/>
        </w:rPr>
        <w:lastRenderedPageBreak/>
        <w:t>Ensemble de constantes (types de données énumérés)</w:t>
      </w:r>
    </w:p>
    <w:p w14:paraId="456A7B7A" w14:textId="037EFBB0" w:rsidR="00A03321" w:rsidRDefault="00A03321" w:rsidP="00EF7B00">
      <w:pPr>
        <w:pStyle w:val="Corpsdetexte"/>
        <w:keepNext/>
        <w:keepLines/>
      </w:pPr>
      <w:r>
        <w:t xml:space="preserve">À noter que la constante </w:t>
      </w:r>
      <w:hyperlink r:id="rId307" w:tooltip="class in java.awt" w:history="1">
        <w:r w:rsidRPr="00D3063E">
          <w:rPr>
            <w:rFonts w:ascii="DejaVu Sans Mono" w:hAnsi="DejaVu Sans Mono" w:cs="Courier New"/>
            <w:b/>
            <w:bCs/>
            <w:color w:val="4A6782"/>
            <w:spacing w:val="0"/>
            <w:sz w:val="21"/>
            <w:szCs w:val="21"/>
          </w:rPr>
          <w:t>Color</w:t>
        </w:r>
      </w:hyperlink>
      <w:r>
        <w:rPr>
          <w:i/>
          <w:iCs/>
        </w:rPr>
        <w:t>.</w:t>
      </w:r>
      <w:hyperlink r:id="rId30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0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1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1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1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1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lastRenderedPageBreak/>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41" w:name="_Toc508793539"/>
      <w:bookmarkStart w:id="142" w:name="_Toc154322400"/>
      <w:r>
        <w:t>Sommaire d’une déclaration de classe</w:t>
      </w:r>
      <w:bookmarkEnd w:id="141"/>
      <w:bookmarkEnd w:id="14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20026C" w:rsidP="00A03321">
      <w:pPr>
        <w:pStyle w:val="Corpsdetexte"/>
      </w:pPr>
      <w:r>
        <w:rPr>
          <w:noProof/>
        </w:rPr>
        <w:object w:dxaOrig="10263" w:dyaOrig="1380" w14:anchorId="41B889A1">
          <v:shape id="_x0000_i1048" type="#_x0000_t75" alt="" style="width:336.35pt;height:44.05pt;mso-width-percent:0;mso-height-percent:0;mso-width-percent:0;mso-height-percent:0" o:ole="">
            <v:imagedata r:id="rId314" o:title=""/>
          </v:shape>
          <o:OLEObject Type="Embed" ProgID="Visio.Drawing.11" ShapeID="_x0000_i1048" DrawAspect="Content" ObjectID="_1765267577" r:id="rId31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20026C" w:rsidP="00A03321">
      <w:pPr>
        <w:pStyle w:val="Corpsdetexte"/>
      </w:pPr>
      <w:r>
        <w:rPr>
          <w:noProof/>
        </w:rPr>
        <w:object w:dxaOrig="3423" w:dyaOrig="2847" w14:anchorId="4FEBAAE5">
          <v:shape id="_x0000_i1047" type="#_x0000_t75" alt="" style="width:131.1pt;height:110.7pt;mso-width-percent:0;mso-height-percent:0;mso-width-percent:0;mso-height-percent:0" o:ole="">
            <v:imagedata r:id="rId316" o:title=""/>
          </v:shape>
          <o:OLEObject Type="Embed" ProgID="Visio.Drawing.11" ShapeID="_x0000_i1047" DrawAspect="Content" ObjectID="_1765267578" r:id="rId31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20026C" w:rsidP="00A03321">
      <w:pPr>
        <w:pStyle w:val="Corpsdetexte"/>
      </w:pPr>
      <w:r>
        <w:rPr>
          <w:noProof/>
        </w:rPr>
        <w:object w:dxaOrig="10263" w:dyaOrig="1137" w14:anchorId="6B2D9FC6">
          <v:shape id="_x0000_i1046" type="#_x0000_t75" alt="" style="width:327.75pt;height:38.7pt;mso-width-percent:0;mso-height-percent:0;mso-width-percent:0;mso-height-percent:0" o:ole="">
            <v:imagedata r:id="rId318" o:title=""/>
          </v:shape>
          <o:OLEObject Type="Embed" ProgID="Visio.Drawing.11" ShapeID="_x0000_i1046" DrawAspect="Content" ObjectID="_1765267579" r:id="rId31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lastRenderedPageBreak/>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20026C" w:rsidP="00A03321">
      <w:pPr>
        <w:pStyle w:val="Corpsdetexte"/>
      </w:pPr>
      <w:r>
        <w:rPr>
          <w:noProof/>
        </w:rPr>
        <w:object w:dxaOrig="5583" w:dyaOrig="1380" w14:anchorId="73F52A49">
          <v:shape id="_x0000_i1045" type="#_x0000_t75" alt="" style="width:222.45pt;height:51.6pt;mso-width-percent:0;mso-height-percent:0;mso-width-percent:0;mso-height-percent:0" o:ole="">
            <v:imagedata r:id="rId320" o:title=""/>
          </v:shape>
          <o:OLEObject Type="Embed" ProgID="Visio.Drawing.11" ShapeID="_x0000_i1045" DrawAspect="Content" ObjectID="_1765267580" r:id="rId321"/>
        </w:object>
      </w:r>
    </w:p>
    <w:p w14:paraId="16B2AC63" w14:textId="77777777" w:rsidR="00A03321" w:rsidRDefault="00A03321" w:rsidP="00A03321">
      <w:pPr>
        <w:pStyle w:val="Corpsdetexte"/>
      </w:pPr>
      <w:r>
        <w:t>Le corps est une suite de déclarations de membres.</w:t>
      </w:r>
    </w:p>
    <w:p w14:paraId="5F8C00F1" w14:textId="1249846F" w:rsidR="00A03321" w:rsidRDefault="0020026C" w:rsidP="00A03321">
      <w:pPr>
        <w:pStyle w:val="Corpsdetexte"/>
      </w:pPr>
      <w:r>
        <w:rPr>
          <w:noProof/>
        </w:rPr>
        <w:object w:dxaOrig="5583" w:dyaOrig="2307" w14:anchorId="592D70AD">
          <v:shape id="_x0000_i1044" type="#_x0000_t75" alt="" style="width:222.45pt;height:92.4pt;mso-width-percent:0;mso-height-percent:0;mso-width-percent:0;mso-height-percent:0" o:ole="">
            <v:imagedata r:id="rId322" o:title=""/>
          </v:shape>
          <o:OLEObject Type="Embed" ProgID="Visio.Drawing.11" ShapeID="_x0000_i1044" DrawAspect="Content" ObjectID="_1765267581" r:id="rId323"/>
        </w:object>
      </w:r>
    </w:p>
    <w:p w14:paraId="190D197C" w14:textId="77777777" w:rsidR="00A03321" w:rsidRDefault="00A03321" w:rsidP="00A03321">
      <w:pPr>
        <w:pStyle w:val="Corpsdetexte"/>
      </w:pPr>
      <w:r>
        <w:t>Voici la syntaxe pour chacun des types de membres.</w:t>
      </w:r>
    </w:p>
    <w:p w14:paraId="26976E29" w14:textId="1E29B78B" w:rsidR="00A03321" w:rsidRDefault="0020026C" w:rsidP="00A03321">
      <w:pPr>
        <w:pStyle w:val="Corpsdetexte"/>
      </w:pPr>
      <w:r>
        <w:rPr>
          <w:noProof/>
        </w:rPr>
        <w:object w:dxaOrig="9723" w:dyaOrig="1497" w14:anchorId="25934111">
          <v:shape id="_x0000_i1043" type="#_x0000_t75" alt="" style="width:337.45pt;height:52.65pt;mso-width-percent:0;mso-height-percent:0;mso-width-percent:0;mso-height-percent:0" o:ole="">
            <v:imagedata r:id="rId324" o:title=""/>
          </v:shape>
          <o:OLEObject Type="Embed" ProgID="Visio.Drawing.11" ShapeID="_x0000_i1043" DrawAspect="Content" ObjectID="_1765267582" r:id="rId325"/>
        </w:object>
      </w:r>
    </w:p>
    <w:p w14:paraId="1A69D2A5" w14:textId="3A7C2028" w:rsidR="00A03321" w:rsidRDefault="0020026C" w:rsidP="00A03321">
      <w:pPr>
        <w:pStyle w:val="Corpsdetexte"/>
      </w:pPr>
      <w:r>
        <w:rPr>
          <w:noProof/>
        </w:rPr>
        <w:object w:dxaOrig="10623" w:dyaOrig="1380" w14:anchorId="04AE32A3">
          <v:shape id="_x0000_i1042" type="#_x0000_t75" alt="" style="width:342.8pt;height:44.05pt;mso-width-percent:0;mso-height-percent:0;mso-width-percent:0;mso-height-percent:0" o:ole="">
            <v:imagedata r:id="rId326" o:title=""/>
          </v:shape>
          <o:OLEObject Type="Embed" ProgID="Visio.Drawing.11" ShapeID="_x0000_i1042" DrawAspect="Content" ObjectID="_1765267583" r:id="rId327"/>
        </w:object>
      </w:r>
    </w:p>
    <w:p w14:paraId="68C2BCCF" w14:textId="14E66913" w:rsidR="00A03321" w:rsidRDefault="0020026C" w:rsidP="00A03321">
      <w:pPr>
        <w:pStyle w:val="Corpsdetexte"/>
      </w:pPr>
      <w:r>
        <w:rPr>
          <w:noProof/>
        </w:rPr>
        <w:object w:dxaOrig="9903" w:dyaOrig="1380" w14:anchorId="6909FB67">
          <v:shape id="_x0000_i1041" type="#_x0000_t75" alt="" style="width:343.9pt;height:46.2pt;mso-width-percent:0;mso-height-percent:0;mso-width-percent:0;mso-height-percent:0" o:ole="">
            <v:imagedata r:id="rId328" o:title=""/>
          </v:shape>
          <o:OLEObject Type="Embed" ProgID="Visio.Drawing.11" ShapeID="_x0000_i1041" DrawAspect="Content" ObjectID="_1765267584" r:id="rId329"/>
        </w:object>
      </w:r>
    </w:p>
    <w:p w14:paraId="11D24C3C" w14:textId="08A2294B" w:rsidR="00A03321" w:rsidRDefault="0020026C" w:rsidP="00A03321">
      <w:pPr>
        <w:pStyle w:val="Corpsdetexte"/>
      </w:pPr>
      <w:r>
        <w:rPr>
          <w:noProof/>
        </w:rPr>
        <w:object w:dxaOrig="5583" w:dyaOrig="1678" w14:anchorId="74A58B9F">
          <v:shape id="_x0000_i1040" type="#_x0000_t75" alt="" style="width:203.1pt;height:59.1pt;mso-width-percent:0;mso-height-percent:0;mso-width-percent:0;mso-height-percent:0" o:ole="">
            <v:imagedata r:id="rId330" o:title=""/>
          </v:shape>
          <o:OLEObject Type="Embed" ProgID="Visio.Drawing.11" ShapeID="_x0000_i1040" DrawAspect="Content" ObjectID="_1765267585" r:id="rId331"/>
        </w:object>
      </w:r>
    </w:p>
    <w:p w14:paraId="4BC35703" w14:textId="6984CC29" w:rsidR="00A03321" w:rsidRDefault="0020026C" w:rsidP="00A03321">
      <w:pPr>
        <w:pStyle w:val="Corpsdetexte"/>
      </w:pPr>
      <w:r>
        <w:rPr>
          <w:noProof/>
        </w:rPr>
        <w:object w:dxaOrig="4143" w:dyaOrig="1497" w14:anchorId="6AD07CE2">
          <v:shape id="_x0000_i1039" type="#_x0000_t75" alt="" style="width:156.9pt;height:59.1pt;mso-width-percent:0;mso-height-percent:0;mso-width-percent:0;mso-height-percent:0" o:ole="">
            <v:imagedata r:id="rId332" o:title=""/>
          </v:shape>
          <o:OLEObject Type="Embed" ProgID="Visio.Drawing.11" ShapeID="_x0000_i1039" DrawAspect="Content" ObjectID="_1765267586" r:id="rId33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2213"/>
        <w:gridCol w:w="2213"/>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3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43" w:name="OLE_LINK34"/>
      <w:bookmarkStart w:id="14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43"/>
      <w:bookmarkEnd w:id="144"/>
    </w:p>
    <w:p w14:paraId="01F69DA0" w14:textId="77777777" w:rsidR="00A03321" w:rsidRDefault="00A03321" w:rsidP="00A03321">
      <w:pPr>
        <w:pStyle w:val="Corpsdetexte"/>
      </w:pPr>
      <w:r>
        <w:lastRenderedPageBreak/>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6E2608A0" w:rsidR="001B4E1C" w:rsidRDefault="001B4E1C" w:rsidP="001B4E1C">
      <w:pPr>
        <w:pStyle w:val="Code"/>
        <w:rPr>
          <w:color w:val="800080"/>
          <w:lang w:eastAsia="zh-CN"/>
        </w:rPr>
      </w:pPr>
      <w:r w:rsidRPr="001B4E1C">
        <w:rPr>
          <w:color w:val="800080"/>
          <w:lang w:eastAsia="zh-CN"/>
        </w:rPr>
        <w:t>}</w:t>
      </w:r>
    </w:p>
    <w:p w14:paraId="4425D045" w14:textId="77777777" w:rsidR="003E5B17" w:rsidRPr="001B4E1C" w:rsidRDefault="003E5B17" w:rsidP="001B4E1C">
      <w:pPr>
        <w:pStyle w:val="Code"/>
        <w:rPr>
          <w:lang w:eastAsia="zh-CN"/>
        </w:rPr>
      </w:pP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45" w:name="_Toc154322401"/>
      <w:r w:rsidR="001F6504">
        <w:lastRenderedPageBreak/>
        <w:t>Introduction à l’animation 2D</w:t>
      </w:r>
      <w:bookmarkStart w:id="146" w:name="_Toc84220793"/>
      <w:bookmarkEnd w:id="145"/>
      <w:bookmarkEnd w:id="14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47" w:name="_Toc84220794"/>
      <w:bookmarkStart w:id="148" w:name="_Toc154322402"/>
      <w:r>
        <w:t>Une première tentative d’animation</w:t>
      </w:r>
      <w:bookmarkEnd w:id="147"/>
      <w:bookmarkEnd w:id="14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0641F509" w14:textId="77777777" w:rsidR="00EF7B00" w:rsidRDefault="001F6504" w:rsidP="006C3EE9">
      <w:pPr>
        <w:pStyle w:val="Corpsdetexte"/>
        <w:keepNext/>
        <w:keepLines/>
        <w:rPr>
          <w:rFonts w:ascii="Segoe UI" w:hAnsi="Segoe UI" w:cs="Segoe UI"/>
          <w:b/>
          <w:bCs/>
          <w:color w:val="586069"/>
          <w:lang w:val="fr-CA"/>
        </w:rPr>
      </w:pPr>
      <w:r>
        <w:rPr>
          <w:b/>
          <w:bCs/>
        </w:rPr>
        <w:t>Exemple</w:t>
      </w:r>
      <w:r>
        <w:t>.</w:t>
      </w:r>
      <w:r w:rsidRPr="00E9250E">
        <w:rPr>
          <w:rFonts w:ascii="Segoe UI" w:hAnsi="Segoe UI" w:cs="Segoe UI"/>
          <w:color w:val="586069"/>
          <w:sz w:val="27"/>
          <w:szCs w:val="27"/>
          <w:lang w:val="fr-CA"/>
        </w:rPr>
        <w:t xml:space="preserve"> </w:t>
      </w:r>
      <w:hyperlink r:id="rId33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69"/>
      <w:bookmarkStart w:id="150" w:name="OLE_LINK70"/>
      <w:r w:rsidR="009D038D">
        <w:rPr>
          <w:rFonts w:ascii="Segoe UI" w:hAnsi="Segoe UI" w:cs="Segoe UI"/>
          <w:b/>
          <w:bCs/>
          <w:color w:val="586069"/>
          <w:lang w:val="fr-CA"/>
        </w:rPr>
        <w:t>chapitre_6/</w:t>
      </w:r>
    </w:p>
    <w:p w14:paraId="3082FC7D" w14:textId="3AFFE6B1" w:rsidR="001F6504" w:rsidRDefault="009D038D" w:rsidP="006C3EE9">
      <w:pPr>
        <w:pStyle w:val="Corpsdetexte"/>
        <w:keepNext/>
        <w:keepLines/>
      </w:pPr>
      <w:r>
        <w:rPr>
          <w:rFonts w:ascii="Segoe UI" w:hAnsi="Segoe UI" w:cs="Segoe UI"/>
          <w:b/>
          <w:bCs/>
          <w:color w:val="586069"/>
          <w:lang w:val="fr-CA"/>
        </w:rPr>
        <w:t>E</w:t>
      </w:r>
      <w:r w:rsidR="001F6504" w:rsidRPr="00E9250E">
        <w:rPr>
          <w:rFonts w:ascii="Segoe UI" w:hAnsi="Segoe UI" w:cs="Segoe UI"/>
          <w:b/>
          <w:bCs/>
          <w:color w:val="586069"/>
          <w:lang w:val="fr-CA"/>
        </w:rPr>
        <w:t>xempleJFrameAvecAnimationRatee</w:t>
      </w:r>
      <w:bookmarkEnd w:id="149"/>
      <w:bookmarkEnd w:id="150"/>
      <w:r w:rsidR="001F6504"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lastRenderedPageBreak/>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79B3C180" w:rsidR="001F6504" w:rsidRDefault="009D038D" w:rsidP="009D038D">
      <w:pPr>
        <w:pStyle w:val="Code"/>
        <w:rPr>
          <w:color w:val="800080"/>
          <w:lang w:val="fr-FR" w:eastAsia="zh-CN"/>
        </w:rPr>
      </w:pPr>
      <w:r w:rsidRPr="009808AD">
        <w:rPr>
          <w:color w:val="800080"/>
          <w:lang w:val="fr-FR" w:eastAsia="zh-CN"/>
        </w:rPr>
        <w:t>}</w:t>
      </w:r>
    </w:p>
    <w:p w14:paraId="001354EC" w14:textId="77777777" w:rsidR="003E5B17" w:rsidRPr="009808AD" w:rsidRDefault="003E5B17" w:rsidP="009D038D">
      <w:pPr>
        <w:pStyle w:val="Code"/>
        <w:rPr>
          <w:color w:val="000000"/>
          <w:lang w:val="fr-FR" w:eastAsia="zh-CN"/>
        </w:rPr>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w:t>
      </w:r>
      <w:r>
        <w:lastRenderedPageBreak/>
        <w:t xml:space="preserve">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20026C"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783B7B58">
          <v:shape id="_x0000_i1038" type="#_x0000_t75" alt="" style="width:328.85pt;height:49.45pt;mso-width-percent:0;mso-height-percent:0;mso-width-percent:0;mso-height-percent:0" o:ole="">
            <v:imagedata r:id="rId336" o:title=""/>
          </v:shape>
          <o:OLEObject Type="Embed" ProgID="Visio.Drawing.11" ShapeID="_x0000_i1038" DrawAspect="Content" ObjectID="_1765267587" r:id="rId33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EF7B00">
      <w:pPr>
        <w:pStyle w:val="Corpsdetexte"/>
        <w:jc w:val="center"/>
      </w:pPr>
      <w:r>
        <w:rPr>
          <w:noProof/>
          <w:lang w:val="en-US" w:eastAsia="en-US"/>
        </w:rPr>
        <w:drawing>
          <wp:inline distT="0" distB="0" distL="0" distR="0" wp14:anchorId="7A5C7AA5" wp14:editId="2063871E">
            <wp:extent cx="2717800" cy="2578100"/>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rotWithShape="1">
                    <a:blip r:embed="rId338">
                      <a:extLst>
                        <a:ext uri="{28A0092B-C50C-407E-A947-70E740481C1C}">
                          <a14:useLocalDpi xmlns:a14="http://schemas.microsoft.com/office/drawing/2010/main" val="0"/>
                        </a:ext>
                      </a:extLst>
                    </a:blip>
                    <a:srcRect l="4299" t="8169" r="3698" b="4557"/>
                    <a:stretch/>
                  </pic:blipFill>
                  <pic:spPr bwMode="auto">
                    <a:xfrm>
                      <a:off x="0" y="0"/>
                      <a:ext cx="2718355" cy="2578626"/>
                    </a:xfrm>
                    <a:prstGeom prst="rect">
                      <a:avLst/>
                    </a:prstGeom>
                    <a:ln>
                      <a:noFill/>
                    </a:ln>
                    <a:extLst>
                      <a:ext uri="{53640926-AAD7-44D8-BBD7-CCE9431645EC}">
                        <a14:shadowObscured xmlns:a14="http://schemas.microsoft.com/office/drawing/2010/main"/>
                      </a:ext>
                    </a:extLst>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8509AF" w:rsidRDefault="001F6504" w:rsidP="009D038D">
      <w:pPr>
        <w:pStyle w:val="Code"/>
        <w:rPr>
          <w:szCs w:val="13"/>
          <w:lang w:eastAsia="zh-CN"/>
        </w:rPr>
      </w:pPr>
      <w:r w:rsidRPr="008509AF">
        <w:rPr>
          <w:rFonts w:cs="Courier New"/>
          <w:szCs w:val="13"/>
        </w:rPr>
        <w:lastRenderedPageBreak/>
        <w:t xml:space="preserve">    </w:t>
      </w:r>
      <w:r w:rsidR="009D038D" w:rsidRPr="008509AF">
        <w:rPr>
          <w:szCs w:val="13"/>
          <w:lang w:eastAsia="zh-CN"/>
        </w:rPr>
        <w:t xml:space="preserve"> </w:t>
      </w:r>
      <w:r w:rsidR="009D038D" w:rsidRPr="008509AF">
        <w:rPr>
          <w:b/>
          <w:bCs/>
          <w:color w:val="800000"/>
          <w:szCs w:val="13"/>
          <w:lang w:eastAsia="zh-CN"/>
        </w:rPr>
        <w:t>public</w:t>
      </w:r>
      <w:r w:rsidR="009D038D" w:rsidRPr="008509AF">
        <w:rPr>
          <w:szCs w:val="13"/>
          <w:lang w:eastAsia="zh-CN"/>
        </w:rPr>
        <w:t xml:space="preserve"> void paint (Graphics g) </w:t>
      </w:r>
      <w:r w:rsidR="009D038D" w:rsidRPr="008509AF">
        <w:rPr>
          <w:color w:val="800080"/>
          <w:szCs w:val="13"/>
          <w:lang w:eastAsia="zh-CN"/>
        </w:rPr>
        <w:t>{</w:t>
      </w:r>
    </w:p>
    <w:p w14:paraId="45942007"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w:t>
      </w:r>
      <w:r w:rsidRPr="008509AF">
        <w:rPr>
          <w:rFonts w:cs="Courier New"/>
          <w:b/>
          <w:bCs/>
          <w:color w:val="800000"/>
          <w:szCs w:val="13"/>
          <w:lang w:eastAsia="zh-CN"/>
        </w:rPr>
        <w:t>super</w:t>
      </w:r>
      <w:r w:rsidRPr="008509AF">
        <w:rPr>
          <w:rFonts w:cs="Courier New"/>
          <w:color w:val="808030"/>
          <w:szCs w:val="13"/>
          <w:lang w:eastAsia="zh-CN"/>
        </w:rPr>
        <w:t>.</w:t>
      </w:r>
      <w:r w:rsidRPr="008509AF">
        <w:rPr>
          <w:rFonts w:cs="Courier New"/>
          <w:szCs w:val="13"/>
          <w:lang w:eastAsia="zh-CN"/>
        </w:rPr>
        <w:t>paint</w:t>
      </w:r>
      <w:r w:rsidRPr="008509AF">
        <w:rPr>
          <w:rFonts w:cs="Courier New"/>
          <w:color w:val="808030"/>
          <w:szCs w:val="13"/>
          <w:lang w:eastAsia="zh-CN"/>
        </w:rPr>
        <w:t>(</w:t>
      </w:r>
      <w:r w:rsidRPr="008509AF">
        <w:rPr>
          <w:rFonts w:cs="Courier New"/>
          <w:szCs w:val="13"/>
          <w:lang w:eastAsia="zh-CN"/>
        </w:rPr>
        <w:t>g</w:t>
      </w:r>
      <w:r w:rsidRPr="008509AF">
        <w:rPr>
          <w:rFonts w:cs="Courier New"/>
          <w:color w:val="808030"/>
          <w:szCs w:val="13"/>
          <w:lang w:eastAsia="zh-CN"/>
        </w:rPr>
        <w:t>)</w:t>
      </w:r>
      <w:r w:rsidRPr="008509AF">
        <w:rPr>
          <w:rFonts w:cs="Courier New"/>
          <w:color w:val="800080"/>
          <w:szCs w:val="13"/>
          <w:lang w:eastAsia="zh-CN"/>
        </w:rPr>
        <w:t>;</w:t>
      </w:r>
    </w:p>
    <w:p w14:paraId="5E9D8F26"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w:t>
      </w:r>
      <w:r w:rsidRPr="008509AF">
        <w:rPr>
          <w:rFonts w:cs="Courier New"/>
          <w:b/>
          <w:bCs/>
          <w:color w:val="800000"/>
          <w:szCs w:val="13"/>
          <w:lang w:eastAsia="zh-CN"/>
        </w:rPr>
        <w:t>for</w:t>
      </w:r>
      <w:r w:rsidRPr="008509AF">
        <w:rPr>
          <w:rFonts w:cs="Courier New"/>
          <w:color w:val="808030"/>
          <w:szCs w:val="13"/>
          <w:lang w:eastAsia="zh-CN"/>
        </w:rPr>
        <w:t>(</w:t>
      </w:r>
      <w:r w:rsidRPr="008509AF">
        <w:rPr>
          <w:rFonts w:cs="Courier New"/>
          <w:color w:val="BB7977"/>
          <w:szCs w:val="13"/>
          <w:lang w:eastAsia="zh-CN"/>
        </w:rPr>
        <w:t>int</w:t>
      </w:r>
      <w:r w:rsidRPr="008509AF">
        <w:rPr>
          <w:rFonts w:cs="Courier New"/>
          <w:szCs w:val="13"/>
          <w:lang w:eastAsia="zh-CN"/>
        </w:rPr>
        <w:t xml:space="preserve"> x</w:t>
      </w:r>
      <w:r w:rsidRPr="008509AF">
        <w:rPr>
          <w:rFonts w:cs="Courier New"/>
          <w:color w:val="808030"/>
          <w:szCs w:val="13"/>
          <w:lang w:eastAsia="zh-CN"/>
        </w:rPr>
        <w:t>=</w:t>
      </w:r>
      <w:r w:rsidRPr="008509AF">
        <w:rPr>
          <w:rFonts w:cs="Courier New"/>
          <w:color w:val="008C00"/>
          <w:szCs w:val="13"/>
          <w:lang w:eastAsia="zh-CN"/>
        </w:rPr>
        <w:t>0</w:t>
      </w:r>
      <w:r w:rsidRPr="008509AF">
        <w:rPr>
          <w:rFonts w:cs="Courier New"/>
          <w:color w:val="800080"/>
          <w:szCs w:val="13"/>
          <w:lang w:eastAsia="zh-CN"/>
        </w:rPr>
        <w:t>;</w:t>
      </w:r>
      <w:r w:rsidRPr="008509AF">
        <w:rPr>
          <w:rFonts w:cs="Courier New"/>
          <w:szCs w:val="13"/>
          <w:lang w:eastAsia="zh-CN"/>
        </w:rPr>
        <w:t xml:space="preserve"> x</w:t>
      </w:r>
      <w:r w:rsidRPr="008509AF">
        <w:rPr>
          <w:rFonts w:cs="Courier New"/>
          <w:color w:val="808030"/>
          <w:szCs w:val="13"/>
          <w:lang w:eastAsia="zh-CN"/>
        </w:rPr>
        <w:t>&lt;=</w:t>
      </w:r>
      <w:r w:rsidRPr="008509AF">
        <w:rPr>
          <w:rFonts w:cs="Courier New"/>
          <w:szCs w:val="13"/>
          <w:lang w:eastAsia="zh-CN"/>
        </w:rPr>
        <w:t>LARGEURFENETRE</w:t>
      </w:r>
      <w:r w:rsidRPr="008509AF">
        <w:rPr>
          <w:rFonts w:cs="Courier New"/>
          <w:color w:val="808030"/>
          <w:szCs w:val="13"/>
          <w:lang w:eastAsia="zh-CN"/>
        </w:rPr>
        <w:t>-</w:t>
      </w:r>
      <w:r w:rsidRPr="008509AF">
        <w:rPr>
          <w:rFonts w:cs="Courier New"/>
          <w:szCs w:val="13"/>
          <w:lang w:eastAsia="zh-CN"/>
        </w:rPr>
        <w:t>LARGEURBOT</w:t>
      </w:r>
      <w:r w:rsidRPr="008509AF">
        <w:rPr>
          <w:rFonts w:cs="Courier New"/>
          <w:color w:val="800080"/>
          <w:szCs w:val="13"/>
          <w:lang w:eastAsia="zh-CN"/>
        </w:rPr>
        <w:t>;</w:t>
      </w:r>
      <w:r w:rsidRPr="008509AF">
        <w:rPr>
          <w:rFonts w:cs="Courier New"/>
          <w:szCs w:val="13"/>
          <w:lang w:eastAsia="zh-CN"/>
        </w:rPr>
        <w:t xml:space="preserve"> x </w:t>
      </w:r>
      <w:r w:rsidRPr="008509AF">
        <w:rPr>
          <w:rFonts w:cs="Courier New"/>
          <w:color w:val="808030"/>
          <w:szCs w:val="13"/>
          <w:lang w:eastAsia="zh-CN"/>
        </w:rPr>
        <w:t>=</w:t>
      </w:r>
      <w:r w:rsidRPr="008509AF">
        <w:rPr>
          <w:rFonts w:cs="Courier New"/>
          <w:szCs w:val="13"/>
          <w:lang w:eastAsia="zh-CN"/>
        </w:rPr>
        <w:t xml:space="preserve"> x </w:t>
      </w:r>
      <w:r w:rsidRPr="008509AF">
        <w:rPr>
          <w:rFonts w:cs="Courier New"/>
          <w:color w:val="808030"/>
          <w:szCs w:val="13"/>
          <w:lang w:eastAsia="zh-CN"/>
        </w:rPr>
        <w:t>+</w:t>
      </w:r>
      <w:r w:rsidRPr="008509AF">
        <w:rPr>
          <w:rFonts w:cs="Courier New"/>
          <w:szCs w:val="13"/>
          <w:lang w:eastAsia="zh-CN"/>
        </w:rPr>
        <w:t xml:space="preserve"> </w:t>
      </w:r>
      <w:r w:rsidRPr="008509AF">
        <w:rPr>
          <w:rFonts w:cs="Courier New"/>
          <w:color w:val="008C00"/>
          <w:szCs w:val="13"/>
          <w:lang w:eastAsia="zh-CN"/>
        </w:rPr>
        <w:t>5</w:t>
      </w:r>
      <w:r w:rsidRPr="008509AF">
        <w:rPr>
          <w:rFonts w:cs="Courier New"/>
          <w:color w:val="808030"/>
          <w:szCs w:val="13"/>
          <w:lang w:eastAsia="zh-CN"/>
        </w:rPr>
        <w:t>)</w:t>
      </w:r>
      <w:r w:rsidRPr="008509AF">
        <w:rPr>
          <w:rFonts w:cs="Courier New"/>
          <w:color w:val="800080"/>
          <w:szCs w:val="13"/>
          <w:lang w:eastAsia="zh-CN"/>
        </w:rPr>
        <w:t>{</w:t>
      </w:r>
    </w:p>
    <w:p w14:paraId="5D898024" w14:textId="77777777" w:rsidR="009D038D" w:rsidRPr="008509AF" w:rsidRDefault="009D038D" w:rsidP="009D038D">
      <w:pPr>
        <w:pStyle w:val="Code"/>
        <w:rPr>
          <w:rFonts w:cs="Courier New"/>
          <w:szCs w:val="13"/>
          <w:lang w:eastAsia="zh-CN"/>
        </w:rPr>
      </w:pPr>
      <w:r w:rsidRPr="008509AF">
        <w:rPr>
          <w:rFonts w:cs="Courier New"/>
          <w:szCs w:val="13"/>
          <w:lang w:eastAsia="zh-CN"/>
        </w:rPr>
        <w:t xml:space="preserve">            paintBot</w:t>
      </w:r>
      <w:r w:rsidRPr="008509AF">
        <w:rPr>
          <w:rFonts w:cs="Courier New"/>
          <w:color w:val="808030"/>
          <w:szCs w:val="13"/>
          <w:lang w:eastAsia="zh-CN"/>
        </w:rPr>
        <w:t>(</w:t>
      </w:r>
      <w:r w:rsidRPr="008509AF">
        <w:rPr>
          <w:rFonts w:cs="Courier New"/>
          <w:szCs w:val="13"/>
          <w:lang w:eastAsia="zh-CN"/>
        </w:rPr>
        <w:t>g</w:t>
      </w:r>
      <w:r w:rsidRPr="008509AF">
        <w:rPr>
          <w:rFonts w:cs="Courier New"/>
          <w:color w:val="808030"/>
          <w:szCs w:val="13"/>
          <w:lang w:eastAsia="zh-CN"/>
        </w:rPr>
        <w:t>,</w:t>
      </w:r>
      <w:r w:rsidRPr="008509AF">
        <w:rPr>
          <w:rFonts w:cs="Courier New"/>
          <w:szCs w:val="13"/>
          <w:lang w:eastAsia="zh-CN"/>
        </w:rPr>
        <w:t>x</w:t>
      </w:r>
      <w:r w:rsidRPr="008509AF">
        <w:rPr>
          <w:rFonts w:cs="Courier New"/>
          <w:color w:val="808030"/>
          <w:szCs w:val="13"/>
          <w:lang w:eastAsia="zh-CN"/>
        </w:rPr>
        <w:t>,</w:t>
      </w:r>
      <w:r w:rsidRPr="008509AF">
        <w:rPr>
          <w:rFonts w:cs="Courier New"/>
          <w:szCs w:val="13"/>
          <w:lang w:eastAsia="zh-CN"/>
        </w:rPr>
        <w:t>HAUTEURFENETRE</w:t>
      </w:r>
      <w:r w:rsidRPr="008509AF">
        <w:rPr>
          <w:rFonts w:cs="Courier New"/>
          <w:color w:val="808030"/>
          <w:szCs w:val="13"/>
          <w:lang w:eastAsia="zh-CN"/>
        </w:rPr>
        <w:t>-</w:t>
      </w:r>
      <w:r w:rsidRPr="008509AF">
        <w:rPr>
          <w:rFonts w:cs="Courier New"/>
          <w:color w:val="008C00"/>
          <w:szCs w:val="13"/>
          <w:lang w:eastAsia="zh-CN"/>
        </w:rPr>
        <w:t>2</w:t>
      </w:r>
      <w:r w:rsidRPr="008509AF">
        <w:rPr>
          <w:rFonts w:cs="Courier New"/>
          <w:color w:val="808030"/>
          <w:szCs w:val="13"/>
          <w:lang w:eastAsia="zh-CN"/>
        </w:rPr>
        <w:t>*</w:t>
      </w:r>
      <w:r w:rsidRPr="008509AF">
        <w:rPr>
          <w:rFonts w:cs="Courier New"/>
          <w:szCs w:val="13"/>
          <w:lang w:eastAsia="zh-CN"/>
        </w:rPr>
        <w:t>HAUTEURBOT</w:t>
      </w:r>
      <w:r w:rsidRPr="008509AF">
        <w:rPr>
          <w:rFonts w:cs="Courier New"/>
          <w:color w:val="808030"/>
          <w:szCs w:val="13"/>
          <w:lang w:eastAsia="zh-CN"/>
        </w:rPr>
        <w:t>,</w:t>
      </w:r>
      <w:r w:rsidRPr="008509AF">
        <w:rPr>
          <w:rFonts w:cs="Courier New"/>
          <w:szCs w:val="13"/>
          <w:lang w:eastAsia="zh-CN"/>
        </w:rPr>
        <w:t>LARGEURBOT</w:t>
      </w:r>
      <w:r w:rsidRPr="008509AF">
        <w:rPr>
          <w:rFonts w:cs="Courier New"/>
          <w:color w:val="808030"/>
          <w:szCs w:val="13"/>
          <w:lang w:eastAsia="zh-CN"/>
        </w:rPr>
        <w:t>,</w:t>
      </w:r>
      <w:r w:rsidRPr="008509AF">
        <w:rPr>
          <w:rFonts w:cs="Courier New"/>
          <w:szCs w:val="13"/>
          <w:lang w:eastAsia="zh-CN"/>
        </w:rPr>
        <w:t>HAUTEURBOT</w:t>
      </w:r>
      <w:r w:rsidRPr="008509AF">
        <w:rPr>
          <w:rFonts w:cs="Courier New"/>
          <w:color w:val="808030"/>
          <w:szCs w:val="13"/>
          <w:lang w:eastAsia="zh-CN"/>
        </w:rPr>
        <w:t>)</w:t>
      </w:r>
      <w:r w:rsidRPr="008509AF">
        <w:rPr>
          <w:rFonts w:cs="Courier New"/>
          <w:color w:val="800080"/>
          <w:szCs w:val="13"/>
          <w:lang w:eastAsia="zh-CN"/>
        </w:rPr>
        <w:t>;</w:t>
      </w:r>
    </w:p>
    <w:p w14:paraId="7F05CF06" w14:textId="77777777" w:rsidR="009D038D" w:rsidRPr="008509AF" w:rsidRDefault="009D038D" w:rsidP="009D038D">
      <w:pPr>
        <w:pStyle w:val="Code"/>
        <w:rPr>
          <w:rFonts w:cs="Courier New"/>
          <w:szCs w:val="13"/>
          <w:lang w:val="en-US" w:eastAsia="zh-CN"/>
        </w:rPr>
      </w:pPr>
      <w:r w:rsidRPr="008509AF">
        <w:rPr>
          <w:rFonts w:cs="Courier New"/>
          <w:szCs w:val="13"/>
          <w:lang w:eastAsia="zh-CN"/>
        </w:rPr>
        <w:t xml:space="preserve">            </w:t>
      </w:r>
      <w:r w:rsidRPr="008509AF">
        <w:rPr>
          <w:rFonts w:cs="Courier New"/>
          <w:b/>
          <w:bCs/>
          <w:color w:val="800000"/>
          <w:szCs w:val="13"/>
          <w:lang w:val="en-US" w:eastAsia="zh-CN"/>
        </w:rPr>
        <w:t>try</w:t>
      </w:r>
      <w:r w:rsidRPr="008509AF">
        <w:rPr>
          <w:rFonts w:cs="Courier New"/>
          <w:szCs w:val="13"/>
          <w:lang w:val="en-US" w:eastAsia="zh-CN"/>
        </w:rPr>
        <w:t xml:space="preserve"> </w:t>
      </w:r>
      <w:r w:rsidRPr="008509AF">
        <w:rPr>
          <w:rFonts w:cs="Courier New"/>
          <w:color w:val="800080"/>
          <w:szCs w:val="13"/>
          <w:lang w:val="en-US" w:eastAsia="zh-CN"/>
        </w:rPr>
        <w:t>{</w:t>
      </w:r>
    </w:p>
    <w:p w14:paraId="1CE4133E" w14:textId="77777777" w:rsidR="009D038D" w:rsidRPr="008509AF" w:rsidRDefault="009D038D" w:rsidP="009D038D">
      <w:pPr>
        <w:pStyle w:val="Code"/>
        <w:rPr>
          <w:rFonts w:cs="Courier New"/>
          <w:szCs w:val="13"/>
          <w:lang w:val="en-US" w:eastAsia="zh-CN"/>
        </w:rPr>
      </w:pPr>
      <w:r w:rsidRPr="008509AF">
        <w:rPr>
          <w:rFonts w:cs="Courier New"/>
          <w:szCs w:val="13"/>
          <w:lang w:val="en-US" w:eastAsia="zh-CN"/>
        </w:rPr>
        <w:t xml:space="preserve">                </w:t>
      </w:r>
      <w:r w:rsidRPr="008509AF">
        <w:rPr>
          <w:rFonts w:cs="Courier New"/>
          <w:b/>
          <w:bCs/>
          <w:color w:val="BB7977"/>
          <w:szCs w:val="13"/>
          <w:lang w:val="en-US" w:eastAsia="zh-CN"/>
        </w:rPr>
        <w:t>Thread</w:t>
      </w:r>
      <w:r w:rsidRPr="008509AF">
        <w:rPr>
          <w:rFonts w:cs="Courier New"/>
          <w:color w:val="808030"/>
          <w:szCs w:val="13"/>
          <w:lang w:val="en-US" w:eastAsia="zh-CN"/>
        </w:rPr>
        <w:t>.</w:t>
      </w:r>
      <w:r w:rsidRPr="008509AF">
        <w:rPr>
          <w:rFonts w:cs="Courier New"/>
          <w:szCs w:val="13"/>
          <w:lang w:val="en-US" w:eastAsia="zh-CN"/>
        </w:rPr>
        <w:t>sleep</w:t>
      </w:r>
      <w:r w:rsidRPr="008509AF">
        <w:rPr>
          <w:rFonts w:cs="Courier New"/>
          <w:color w:val="808030"/>
          <w:szCs w:val="13"/>
          <w:lang w:val="en-US" w:eastAsia="zh-CN"/>
        </w:rPr>
        <w:t>(</w:t>
      </w:r>
      <w:r w:rsidRPr="008509AF">
        <w:rPr>
          <w:rFonts w:cs="Courier New"/>
          <w:color w:val="008C00"/>
          <w:szCs w:val="13"/>
          <w:lang w:val="en-US" w:eastAsia="zh-CN"/>
        </w:rPr>
        <w:t>50</w:t>
      </w:r>
      <w:r w:rsidRPr="008509AF">
        <w:rPr>
          <w:rFonts w:cs="Courier New"/>
          <w:color w:val="808030"/>
          <w:szCs w:val="13"/>
          <w:lang w:val="en-US" w:eastAsia="zh-CN"/>
        </w:rPr>
        <w:t>)</w:t>
      </w:r>
      <w:r w:rsidRPr="008509AF">
        <w:rPr>
          <w:rFonts w:cs="Courier New"/>
          <w:color w:val="800080"/>
          <w:szCs w:val="13"/>
          <w:lang w:val="en-US" w:eastAsia="zh-CN"/>
        </w:rPr>
        <w:t>;</w:t>
      </w:r>
    </w:p>
    <w:p w14:paraId="74C2E0F3" w14:textId="77777777" w:rsidR="009D038D" w:rsidRPr="008509AF" w:rsidRDefault="009D038D" w:rsidP="009D038D">
      <w:pPr>
        <w:pStyle w:val="Code"/>
        <w:rPr>
          <w:rFonts w:cs="Courier New"/>
          <w:szCs w:val="13"/>
          <w:lang w:val="en-CA" w:eastAsia="zh-CN"/>
        </w:rPr>
      </w:pPr>
      <w:r w:rsidRPr="008509AF">
        <w:rPr>
          <w:rFonts w:cs="Courier New"/>
          <w:szCs w:val="13"/>
          <w:lang w:val="en-US" w:eastAsia="zh-CN"/>
        </w:rPr>
        <w:t xml:space="preserve">            </w:t>
      </w:r>
      <w:r w:rsidRPr="008509AF">
        <w:rPr>
          <w:rFonts w:cs="Courier New"/>
          <w:color w:val="800080"/>
          <w:szCs w:val="13"/>
          <w:lang w:val="en-CA" w:eastAsia="zh-CN"/>
        </w:rPr>
        <w:t>}</w:t>
      </w:r>
    </w:p>
    <w:p w14:paraId="733CC9A7" w14:textId="77777777" w:rsidR="009D038D" w:rsidRPr="008509AF" w:rsidRDefault="009D038D" w:rsidP="009D038D">
      <w:pPr>
        <w:pStyle w:val="Code"/>
        <w:rPr>
          <w:rFonts w:cs="Courier New"/>
          <w:szCs w:val="13"/>
          <w:lang w:val="en-CA" w:eastAsia="zh-CN"/>
        </w:rPr>
      </w:pPr>
      <w:r w:rsidRPr="008509AF">
        <w:rPr>
          <w:rFonts w:cs="Courier New"/>
          <w:szCs w:val="13"/>
          <w:lang w:val="en-CA" w:eastAsia="zh-CN"/>
        </w:rPr>
        <w:t xml:space="preserve">            </w:t>
      </w:r>
      <w:r w:rsidRPr="008509AF">
        <w:rPr>
          <w:rFonts w:cs="Courier New"/>
          <w:b/>
          <w:bCs/>
          <w:color w:val="800000"/>
          <w:szCs w:val="13"/>
          <w:lang w:val="en-CA" w:eastAsia="zh-CN"/>
        </w:rPr>
        <w:t>catch</w:t>
      </w:r>
      <w:r w:rsidRPr="008509AF">
        <w:rPr>
          <w:rFonts w:cs="Courier New"/>
          <w:color w:val="808030"/>
          <w:szCs w:val="13"/>
          <w:lang w:val="en-CA" w:eastAsia="zh-CN"/>
        </w:rPr>
        <w:t>(</w:t>
      </w:r>
      <w:r w:rsidRPr="008509AF">
        <w:rPr>
          <w:rFonts w:cs="Courier New"/>
          <w:b/>
          <w:bCs/>
          <w:color w:val="BB7977"/>
          <w:szCs w:val="13"/>
          <w:lang w:val="en-CA" w:eastAsia="zh-CN"/>
        </w:rPr>
        <w:t>InterruptedException</w:t>
      </w:r>
      <w:r w:rsidRPr="008509AF">
        <w:rPr>
          <w:rFonts w:cs="Courier New"/>
          <w:szCs w:val="13"/>
          <w:lang w:val="en-CA" w:eastAsia="zh-CN"/>
        </w:rPr>
        <w:t xml:space="preserve"> uneException</w:t>
      </w:r>
      <w:r w:rsidRPr="008509AF">
        <w:rPr>
          <w:rFonts w:cs="Courier New"/>
          <w:color w:val="808030"/>
          <w:szCs w:val="13"/>
          <w:lang w:val="en-CA" w:eastAsia="zh-CN"/>
        </w:rPr>
        <w:t>)</w:t>
      </w:r>
      <w:r w:rsidRPr="008509AF">
        <w:rPr>
          <w:rFonts w:cs="Courier New"/>
          <w:color w:val="800080"/>
          <w:szCs w:val="13"/>
          <w:lang w:val="en-CA" w:eastAsia="zh-CN"/>
        </w:rPr>
        <w:t>{</w:t>
      </w:r>
    </w:p>
    <w:p w14:paraId="7E1103C6" w14:textId="77777777" w:rsidR="009D038D" w:rsidRPr="008509AF" w:rsidRDefault="009D038D" w:rsidP="009D038D">
      <w:pPr>
        <w:pStyle w:val="Code"/>
        <w:rPr>
          <w:rFonts w:cs="Courier New"/>
          <w:szCs w:val="13"/>
          <w:lang w:val="en-CA" w:eastAsia="zh-CN"/>
        </w:rPr>
      </w:pPr>
      <w:r w:rsidRPr="008509AF">
        <w:rPr>
          <w:rFonts w:cs="Courier New"/>
          <w:szCs w:val="13"/>
          <w:lang w:val="en-CA" w:eastAsia="zh-CN"/>
        </w:rPr>
        <w:t xml:space="preserve">                </w:t>
      </w:r>
      <w:r w:rsidRPr="008509AF">
        <w:rPr>
          <w:rFonts w:cs="Courier New"/>
          <w:b/>
          <w:bCs/>
          <w:color w:val="BB7977"/>
          <w:szCs w:val="13"/>
          <w:lang w:val="en-CA" w:eastAsia="zh-CN"/>
        </w:rPr>
        <w:t>System</w:t>
      </w:r>
      <w:r w:rsidRPr="008509AF">
        <w:rPr>
          <w:rFonts w:cs="Courier New"/>
          <w:color w:val="808030"/>
          <w:szCs w:val="13"/>
          <w:lang w:val="en-CA" w:eastAsia="zh-CN"/>
        </w:rPr>
        <w:t>.</w:t>
      </w:r>
      <w:r w:rsidRPr="008509AF">
        <w:rPr>
          <w:rFonts w:cs="Courier New"/>
          <w:szCs w:val="13"/>
          <w:lang w:val="en-CA" w:eastAsia="zh-CN"/>
        </w:rPr>
        <w:t>out</w:t>
      </w:r>
      <w:r w:rsidRPr="008509AF">
        <w:rPr>
          <w:rFonts w:cs="Courier New"/>
          <w:color w:val="808030"/>
          <w:szCs w:val="13"/>
          <w:lang w:val="en-CA" w:eastAsia="zh-CN"/>
        </w:rPr>
        <w:t>.</w:t>
      </w:r>
      <w:r w:rsidRPr="008509AF">
        <w:rPr>
          <w:rFonts w:cs="Courier New"/>
          <w:szCs w:val="13"/>
          <w:lang w:val="en-CA" w:eastAsia="zh-CN"/>
        </w:rPr>
        <w:t>println</w:t>
      </w:r>
      <w:r w:rsidRPr="008509AF">
        <w:rPr>
          <w:rFonts w:cs="Courier New"/>
          <w:color w:val="808030"/>
          <w:szCs w:val="13"/>
          <w:lang w:val="en-CA" w:eastAsia="zh-CN"/>
        </w:rPr>
        <w:t>(</w:t>
      </w:r>
      <w:r w:rsidRPr="008509AF">
        <w:rPr>
          <w:rFonts w:cs="Courier New"/>
          <w:szCs w:val="13"/>
          <w:lang w:val="en-CA" w:eastAsia="zh-CN"/>
        </w:rPr>
        <w:t>uneException</w:t>
      </w:r>
      <w:r w:rsidRPr="008509AF">
        <w:rPr>
          <w:rFonts w:cs="Courier New"/>
          <w:color w:val="808030"/>
          <w:szCs w:val="13"/>
          <w:lang w:val="en-CA" w:eastAsia="zh-CN"/>
        </w:rPr>
        <w:t>.</w:t>
      </w:r>
      <w:r w:rsidRPr="008509AF">
        <w:rPr>
          <w:rFonts w:cs="Courier New"/>
          <w:szCs w:val="13"/>
          <w:lang w:val="en-CA" w:eastAsia="zh-CN"/>
        </w:rPr>
        <w:t>toString</w:t>
      </w:r>
      <w:r w:rsidRPr="008509AF">
        <w:rPr>
          <w:rFonts w:cs="Courier New"/>
          <w:color w:val="808030"/>
          <w:szCs w:val="13"/>
          <w:lang w:val="en-CA" w:eastAsia="zh-CN"/>
        </w:rPr>
        <w:t>())</w:t>
      </w:r>
      <w:r w:rsidRPr="008509AF">
        <w:rPr>
          <w:rFonts w:cs="Courier New"/>
          <w:color w:val="800080"/>
          <w:szCs w:val="13"/>
          <w:lang w:val="en-CA" w:eastAsia="zh-CN"/>
        </w:rPr>
        <w:t>;</w:t>
      </w:r>
      <w:r w:rsidRPr="008509AF">
        <w:rPr>
          <w:rFonts w:cs="Courier New"/>
          <w:szCs w:val="13"/>
          <w:lang w:val="en-CA" w:eastAsia="zh-CN"/>
        </w:rPr>
        <w:t xml:space="preserve"> </w:t>
      </w:r>
    </w:p>
    <w:p w14:paraId="6DCAC9B9" w14:textId="77777777" w:rsidR="009D038D" w:rsidRPr="008509AF" w:rsidRDefault="009D038D" w:rsidP="009D038D">
      <w:pPr>
        <w:pStyle w:val="Code"/>
        <w:rPr>
          <w:rFonts w:cs="Courier New"/>
          <w:szCs w:val="13"/>
          <w:lang w:val="fr-FR" w:eastAsia="zh-CN"/>
        </w:rPr>
      </w:pPr>
      <w:r w:rsidRPr="008509AF">
        <w:rPr>
          <w:rFonts w:cs="Courier New"/>
          <w:szCs w:val="13"/>
          <w:lang w:val="en-CA" w:eastAsia="zh-CN"/>
        </w:rPr>
        <w:t xml:space="preserve">            </w:t>
      </w:r>
      <w:r w:rsidRPr="008509AF">
        <w:rPr>
          <w:rFonts w:cs="Courier New"/>
          <w:color w:val="800080"/>
          <w:szCs w:val="13"/>
          <w:lang w:val="fr-FR" w:eastAsia="zh-CN"/>
        </w:rPr>
        <w:t>}</w:t>
      </w:r>
    </w:p>
    <w:p w14:paraId="17A9B5B8" w14:textId="77777777" w:rsidR="009D038D" w:rsidRPr="008509AF" w:rsidRDefault="009D038D" w:rsidP="009D038D">
      <w:pPr>
        <w:pStyle w:val="Code"/>
        <w:rPr>
          <w:rFonts w:cs="Courier New"/>
          <w:szCs w:val="13"/>
          <w:lang w:val="fr-FR" w:eastAsia="zh-CN"/>
        </w:rPr>
      </w:pPr>
      <w:r w:rsidRPr="008509AF">
        <w:rPr>
          <w:rFonts w:cs="Courier New"/>
          <w:szCs w:val="13"/>
          <w:lang w:val="fr-FR" w:eastAsia="zh-CN"/>
        </w:rPr>
        <w:t xml:space="preserve">            g</w:t>
      </w:r>
      <w:r w:rsidRPr="008509AF">
        <w:rPr>
          <w:rFonts w:cs="Courier New"/>
          <w:color w:val="808030"/>
          <w:szCs w:val="13"/>
          <w:lang w:val="fr-FR" w:eastAsia="zh-CN"/>
        </w:rPr>
        <w:t>.</w:t>
      </w:r>
      <w:r w:rsidRPr="008509AF">
        <w:rPr>
          <w:rFonts w:cs="Courier New"/>
          <w:szCs w:val="13"/>
          <w:lang w:val="fr-FR" w:eastAsia="zh-CN"/>
        </w:rPr>
        <w:t>clearRect</w:t>
      </w:r>
      <w:r w:rsidRPr="008509AF">
        <w:rPr>
          <w:rFonts w:cs="Courier New"/>
          <w:color w:val="808030"/>
          <w:szCs w:val="13"/>
          <w:lang w:val="fr-FR" w:eastAsia="zh-CN"/>
        </w:rPr>
        <w:t>(</w:t>
      </w:r>
      <w:r w:rsidRPr="008509AF">
        <w:rPr>
          <w:rFonts w:cs="Courier New"/>
          <w:szCs w:val="13"/>
          <w:lang w:val="fr-FR" w:eastAsia="zh-CN"/>
        </w:rPr>
        <w:t>x</w:t>
      </w:r>
      <w:r w:rsidRPr="008509AF">
        <w:rPr>
          <w:rFonts w:cs="Courier New"/>
          <w:color w:val="808030"/>
          <w:szCs w:val="13"/>
          <w:lang w:val="fr-FR" w:eastAsia="zh-CN"/>
        </w:rPr>
        <w:t>,</w:t>
      </w:r>
      <w:r w:rsidRPr="008509AF">
        <w:rPr>
          <w:rFonts w:cs="Courier New"/>
          <w:szCs w:val="13"/>
          <w:lang w:val="fr-FR" w:eastAsia="zh-CN"/>
        </w:rPr>
        <w:t>HAUTEURFENETRE</w:t>
      </w:r>
      <w:r w:rsidRPr="008509AF">
        <w:rPr>
          <w:rFonts w:cs="Courier New"/>
          <w:color w:val="808030"/>
          <w:szCs w:val="13"/>
          <w:lang w:val="fr-FR" w:eastAsia="zh-CN"/>
        </w:rPr>
        <w:t>-</w:t>
      </w:r>
      <w:r w:rsidRPr="008509AF">
        <w:rPr>
          <w:rFonts w:cs="Courier New"/>
          <w:color w:val="008C00"/>
          <w:szCs w:val="13"/>
          <w:lang w:val="fr-FR" w:eastAsia="zh-CN"/>
        </w:rPr>
        <w:t>2</w:t>
      </w:r>
      <w:r w:rsidRPr="008509AF">
        <w:rPr>
          <w:rFonts w:cs="Courier New"/>
          <w:color w:val="808030"/>
          <w:szCs w:val="13"/>
          <w:lang w:val="fr-FR" w:eastAsia="zh-CN"/>
        </w:rPr>
        <w:t>*</w:t>
      </w:r>
      <w:r w:rsidRPr="008509AF">
        <w:rPr>
          <w:rFonts w:cs="Courier New"/>
          <w:szCs w:val="13"/>
          <w:lang w:val="fr-FR" w:eastAsia="zh-CN"/>
        </w:rPr>
        <w:t>HAUTEURBOT</w:t>
      </w:r>
      <w:r w:rsidRPr="008509AF">
        <w:rPr>
          <w:rFonts w:cs="Courier New"/>
          <w:color w:val="808030"/>
          <w:szCs w:val="13"/>
          <w:lang w:val="fr-FR" w:eastAsia="zh-CN"/>
        </w:rPr>
        <w:t>,</w:t>
      </w:r>
      <w:r w:rsidRPr="008509AF">
        <w:rPr>
          <w:rFonts w:cs="Courier New"/>
          <w:szCs w:val="13"/>
          <w:lang w:val="fr-FR" w:eastAsia="zh-CN"/>
        </w:rPr>
        <w:t>LARGEURBOT</w:t>
      </w:r>
      <w:r w:rsidRPr="008509AF">
        <w:rPr>
          <w:rFonts w:cs="Courier New"/>
          <w:color w:val="808030"/>
          <w:szCs w:val="13"/>
          <w:lang w:val="fr-FR" w:eastAsia="zh-CN"/>
        </w:rPr>
        <w:t>,</w:t>
      </w:r>
      <w:r w:rsidRPr="008509AF">
        <w:rPr>
          <w:rFonts w:cs="Courier New"/>
          <w:szCs w:val="13"/>
          <w:lang w:val="fr-FR" w:eastAsia="zh-CN"/>
        </w:rPr>
        <w:t>HAUTEURBOT</w:t>
      </w:r>
      <w:r w:rsidRPr="008509AF">
        <w:rPr>
          <w:rFonts w:cs="Courier New"/>
          <w:color w:val="808030"/>
          <w:szCs w:val="13"/>
          <w:lang w:val="fr-FR" w:eastAsia="zh-CN"/>
        </w:rPr>
        <w:t>)</w:t>
      </w:r>
      <w:r w:rsidRPr="008509AF">
        <w:rPr>
          <w:rFonts w:cs="Courier New"/>
          <w:color w:val="800080"/>
          <w:szCs w:val="13"/>
          <w:lang w:val="fr-FR" w:eastAsia="zh-CN"/>
        </w:rPr>
        <w:t>;</w:t>
      </w:r>
    </w:p>
    <w:p w14:paraId="64AD22E4" w14:textId="77777777" w:rsidR="009D038D" w:rsidRPr="008509AF" w:rsidRDefault="009D038D" w:rsidP="009D038D">
      <w:pPr>
        <w:pStyle w:val="Code"/>
        <w:rPr>
          <w:rFonts w:cs="Courier New"/>
          <w:szCs w:val="13"/>
          <w:lang w:val="fr-FR" w:eastAsia="zh-CN"/>
        </w:rPr>
      </w:pPr>
      <w:r w:rsidRPr="008509AF">
        <w:rPr>
          <w:rFonts w:cs="Courier New"/>
          <w:szCs w:val="13"/>
          <w:lang w:val="fr-FR" w:eastAsia="zh-CN"/>
        </w:rPr>
        <w:t xml:space="preserve">        </w:t>
      </w:r>
      <w:r w:rsidRPr="008509AF">
        <w:rPr>
          <w:rFonts w:cs="Courier New"/>
          <w:color w:val="800080"/>
          <w:szCs w:val="13"/>
          <w:lang w:val="fr-FR" w:eastAsia="zh-CN"/>
        </w:rPr>
        <w:t>}</w:t>
      </w:r>
    </w:p>
    <w:p w14:paraId="08D15016" w14:textId="49B48EEE" w:rsidR="001F6504" w:rsidRPr="008509AF" w:rsidRDefault="009D038D" w:rsidP="009D038D">
      <w:pPr>
        <w:pStyle w:val="Code"/>
        <w:rPr>
          <w:rFonts w:cs="Courier New"/>
          <w:szCs w:val="13"/>
          <w:lang w:val="fr-FR" w:eastAsia="zh-CN"/>
        </w:rPr>
      </w:pPr>
      <w:r w:rsidRPr="008509AF">
        <w:rPr>
          <w:rFonts w:cs="Courier New"/>
          <w:szCs w:val="13"/>
          <w:lang w:val="fr-FR" w:eastAsia="zh-CN"/>
        </w:rPr>
        <w:t xml:space="preserve">    </w:t>
      </w:r>
      <w:r w:rsidRPr="008509AF">
        <w:rPr>
          <w:rFonts w:cs="Courier New"/>
          <w:color w:val="800080"/>
          <w:szCs w:val="13"/>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51" w:name="_Toc84220795"/>
      <w:bookmarkStart w:id="152" w:name="_Toc154322403"/>
      <w:r>
        <w:t>Animation par double tampon</w:t>
      </w:r>
      <w:bookmarkEnd w:id="151"/>
      <w:bookmarkEnd w:id="15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20026C" w:rsidP="001F6504">
      <w:pPr>
        <w:pStyle w:val="Corpsdetexte"/>
        <w:jc w:val="center"/>
      </w:pPr>
      <w:r>
        <w:rPr>
          <w:noProof/>
        </w:rPr>
        <w:object w:dxaOrig="16932" w:dyaOrig="12180" w14:anchorId="65499B41">
          <v:shape id="_x0000_i1037" type="#_x0000_t75" alt="" style="width:334.2pt;height:242.85pt;mso-width-percent:0;mso-height-percent:0;mso-width-percent:0;mso-height-percent:0" o:ole="">
            <v:imagedata r:id="rId339" o:title=""/>
          </v:shape>
          <o:OLEObject Type="Embed" ProgID="Visio.Drawing.11" ShapeID="_x0000_i1037" DrawAspect="Content" ObjectID="_1765267588" r:id="rId340"/>
        </w:object>
      </w:r>
    </w:p>
    <w:p w14:paraId="086E1C3D" w14:textId="16880484" w:rsidR="001F6504" w:rsidRDefault="001F6504" w:rsidP="001F6504">
      <w:pPr>
        <w:pStyle w:val="Lgende"/>
        <w:jc w:val="center"/>
      </w:pPr>
      <w:r>
        <w:lastRenderedPageBreak/>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t>Les opérations de dessin sont effectuées dans le deuxième contexte graphique. La position du Bot est légèrement décalée vers la droite dans le tampon.</w:t>
      </w:r>
    </w:p>
    <w:p w14:paraId="002672F9" w14:textId="77777777" w:rsidR="001F6504" w:rsidRDefault="0020026C" w:rsidP="00DD17CA">
      <w:pPr>
        <w:pStyle w:val="Corpsdetexte"/>
        <w:keepLines/>
        <w:jc w:val="center"/>
      </w:pPr>
      <w:r>
        <w:rPr>
          <w:noProof/>
        </w:rPr>
        <w:object w:dxaOrig="8466" w:dyaOrig="19005" w14:anchorId="75F11AF1">
          <v:shape id="_x0000_i1036" type="#_x0000_t75" alt="" style="width:219.2pt;height:458.85pt;mso-width-percent:0;mso-height-percent:0;mso-width-percent:0;mso-height-percent:0" o:ole="">
            <v:imagedata r:id="rId341" o:title=""/>
          </v:shape>
          <o:OLEObject Type="Embed" ProgID="Visio.Drawing.11" ShapeID="_x0000_i1036" DrawAspect="Content" ObjectID="_1765267589" r:id="rId34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20026C" w:rsidP="001F6504">
      <w:pPr>
        <w:pStyle w:val="Corpsdetexte"/>
        <w:jc w:val="center"/>
      </w:pPr>
      <w:r>
        <w:rPr>
          <w:noProof/>
        </w:rPr>
        <w:object w:dxaOrig="16932" w:dyaOrig="25050" w14:anchorId="4319529D">
          <v:shape id="_x0000_i1035" type="#_x0000_t75" alt="" style="width:250.4pt;height:368.6pt;mso-width-percent:0;mso-height-percent:0;mso-width-percent:0;mso-height-percent:0" o:ole="">
            <v:imagedata r:id="rId343" o:title=""/>
          </v:shape>
          <o:OLEObject Type="Embed" ProgID="Visio.Drawing.11" ShapeID="_x0000_i1035" DrawAspect="Content" ObjectID="_1765267590" r:id="rId34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53" w:name="OLE_LINK73"/>
      <w:bookmarkStart w:id="154" w:name="OLE_LINK74"/>
      <w:r>
        <w:t>d</w:t>
      </w:r>
      <w:r w:rsidR="009D038D">
        <w:t xml:space="preserve">e </w:t>
      </w:r>
      <w:bookmarkStart w:id="155" w:name="OLE_LINK75"/>
      <w:bookmarkStart w:id="156" w:name="OLE_LINK76"/>
      <w:r w:rsidR="009D038D">
        <w:t>mise en œuvre</w:t>
      </w:r>
      <w:bookmarkEnd w:id="155"/>
      <w:bookmarkEnd w:id="156"/>
      <w:r>
        <w:t xml:space="preserve"> </w:t>
      </w:r>
      <w:bookmarkEnd w:id="153"/>
      <w:bookmarkEnd w:id="154"/>
      <w:r>
        <w:t>par la suite.</w:t>
      </w:r>
    </w:p>
    <w:p w14:paraId="6E932914" w14:textId="77777777" w:rsidR="00EF7B00" w:rsidRDefault="001F6504" w:rsidP="00DD17CA">
      <w:pPr>
        <w:pStyle w:val="Corpsdetexte"/>
        <w:keepNext/>
        <w:keepLines/>
        <w:rPr>
          <w:rFonts w:ascii="Segoe UI" w:hAnsi="Segoe UI" w:cs="Segoe UI"/>
          <w:b/>
          <w:bCs/>
          <w:color w:val="586069"/>
          <w:lang w:val="fr-CA"/>
        </w:rPr>
      </w:pPr>
      <w:r>
        <w:rPr>
          <w:b/>
          <w:bCs/>
        </w:rPr>
        <w:t>Exemple</w:t>
      </w:r>
      <w: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7" w:name="OLE_LINK79"/>
      <w:bookmarkStart w:id="158" w:name="OLE_LINK80"/>
      <w:r w:rsidR="00DD17CA">
        <w:rPr>
          <w:rFonts w:ascii="Segoe UI" w:hAnsi="Segoe UI" w:cs="Segoe UI"/>
          <w:b/>
          <w:bCs/>
          <w:color w:val="586069"/>
          <w:lang w:val="fr-CA"/>
        </w:rPr>
        <w:t>chapitre_6/</w:t>
      </w:r>
    </w:p>
    <w:p w14:paraId="73AB33D4" w14:textId="2B6220DB" w:rsidR="001F6504" w:rsidRDefault="00DD17CA" w:rsidP="00DD17CA">
      <w:pPr>
        <w:pStyle w:val="Corpsdetexte"/>
        <w:keepNext/>
        <w:keepLines/>
      </w:pPr>
      <w:r>
        <w:rPr>
          <w:rFonts w:ascii="Segoe UI" w:hAnsi="Segoe UI" w:cs="Segoe UI"/>
          <w:b/>
          <w:bCs/>
          <w:color w:val="586069"/>
          <w:lang w:val="fr-CA"/>
        </w:rPr>
        <w:t>E</w:t>
      </w:r>
      <w:r w:rsidR="001F6504" w:rsidRPr="00E9250E">
        <w:rPr>
          <w:rFonts w:ascii="Segoe UI" w:hAnsi="Segoe UI" w:cs="Segoe UI"/>
          <w:b/>
          <w:bCs/>
          <w:color w:val="586069"/>
          <w:lang w:val="fr-CA"/>
        </w:rPr>
        <w:t>xempleJFrameAnimationDoubleTampon.java</w:t>
      </w:r>
      <w:bookmarkEnd w:id="157"/>
      <w:bookmarkEnd w:id="15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lastRenderedPageBreak/>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00AD9A4F" w:rsidR="00DD17CA" w:rsidRDefault="00DD17CA" w:rsidP="00DD17CA">
      <w:pPr>
        <w:pStyle w:val="Code"/>
        <w:rPr>
          <w:color w:val="800080"/>
          <w:lang w:eastAsia="zh-CN"/>
        </w:rPr>
      </w:pPr>
      <w:r w:rsidRPr="00DD17CA">
        <w:rPr>
          <w:color w:val="800080"/>
          <w:lang w:eastAsia="zh-CN"/>
        </w:rPr>
        <w:t>}</w:t>
      </w:r>
    </w:p>
    <w:p w14:paraId="1F058180" w14:textId="77777777" w:rsidR="003E5B17" w:rsidRPr="00DD17CA" w:rsidRDefault="003E5B17" w:rsidP="00DD17CA">
      <w:pPr>
        <w:pStyle w:val="Code"/>
        <w:rPr>
          <w:color w:val="000000"/>
          <w:lang w:eastAsia="zh-CN"/>
        </w:rPr>
      </w:pP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lastRenderedPageBreak/>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03F45E" w14:textId="77777777" w:rsidR="00B70207" w:rsidRDefault="001F6504" w:rsidP="00DD17CA">
      <w:pPr>
        <w:pStyle w:val="Corpsdetexte"/>
        <w:keepNext/>
        <w:keepLines/>
        <w:rPr>
          <w:rFonts w:ascii="Segoe UI" w:hAnsi="Segoe UI" w:cs="Segoe UI"/>
          <w:b/>
          <w:bCs/>
          <w:color w:val="586069"/>
          <w:lang w:val="fr-CA"/>
        </w:rPr>
      </w:pPr>
      <w:r>
        <w:rPr>
          <w:b/>
          <w:bCs/>
        </w:rPr>
        <w:t xml:space="preserve">Solution. </w:t>
      </w:r>
      <w:hyperlink r:id="rId34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9" w:name="OLE_LINK81"/>
      <w:bookmarkStart w:id="160" w:name="OLE_LINK82"/>
      <w:r w:rsidR="00DD17CA">
        <w:rPr>
          <w:rFonts w:ascii="Segoe UI" w:hAnsi="Segoe UI" w:cs="Segoe UI"/>
          <w:b/>
          <w:bCs/>
          <w:color w:val="586069"/>
          <w:lang w:val="fr-CA"/>
        </w:rPr>
        <w:t>chapitre_6/</w:t>
      </w:r>
    </w:p>
    <w:p w14:paraId="732D6E82" w14:textId="5FB66315" w:rsidR="001F6504" w:rsidRPr="008C04BA" w:rsidRDefault="00DD17CA" w:rsidP="00DD17CA">
      <w:pPr>
        <w:pStyle w:val="Corpsdetexte"/>
        <w:keepNext/>
        <w:keepLines/>
        <w:rPr>
          <w:b/>
          <w:bCs/>
        </w:rPr>
      </w:pPr>
      <w:r>
        <w:rPr>
          <w:rFonts w:ascii="Segoe UI" w:hAnsi="Segoe UI" w:cs="Segoe UI"/>
          <w:b/>
          <w:bCs/>
          <w:color w:val="586069"/>
          <w:lang w:val="fr-CA"/>
        </w:rPr>
        <w:t>E</w:t>
      </w:r>
      <w:r w:rsidR="001F6504" w:rsidRPr="00E9250E">
        <w:rPr>
          <w:rFonts w:ascii="Segoe UI" w:hAnsi="Segoe UI" w:cs="Segoe UI"/>
          <w:b/>
          <w:bCs/>
          <w:color w:val="586069"/>
          <w:lang w:val="fr-CA"/>
        </w:rPr>
        <w:t>xerciceJFrameAvecBotRebondissant.java</w:t>
      </w:r>
      <w:bookmarkEnd w:id="159"/>
      <w:bookmarkEnd w:id="16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B70207">
      <w:pPr>
        <w:pStyle w:val="Code"/>
        <w:keepNext w:val="0"/>
        <w:keepLines w:val="0"/>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21BE4F0D" w:rsidR="00DD17CA" w:rsidRPr="00946A4A" w:rsidRDefault="00DD17CA" w:rsidP="00EF7B00">
      <w:pPr>
        <w:pStyle w:val="Code"/>
        <w:jc w:val="left"/>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w:t>
      </w:r>
      <w:r w:rsidRPr="00946A4A">
        <w:rPr>
          <w:color w:val="808030"/>
          <w:lang w:eastAsia="zh-CN"/>
        </w:rPr>
        <w:t>-</w:t>
      </w:r>
      <w:r w:rsidRPr="00946A4A">
        <w:rPr>
          <w:color w:val="008C00"/>
          <w:lang w:eastAsia="zh-CN"/>
        </w:rPr>
        <w:t>2</w:t>
      </w:r>
      <w:r w:rsidRPr="00946A4A">
        <w:rPr>
          <w:color w:val="808030"/>
          <w:lang w:eastAsia="zh-CN"/>
        </w:rPr>
        <w:t>*</w:t>
      </w:r>
      <w:r w:rsidRPr="00946A4A">
        <w:rPr>
          <w:color w:val="000000"/>
          <w:lang w:eastAsia="zh-CN"/>
        </w:rPr>
        <w:t>HAUTEURBOT</w:t>
      </w:r>
      <w:r w:rsidRPr="00946A4A">
        <w:rPr>
          <w:color w:val="808030"/>
          <w:lang w:eastAsia="zh-CN"/>
        </w:rPr>
        <w:t>,</w:t>
      </w:r>
      <w:r w:rsidRPr="00946A4A">
        <w:rPr>
          <w:color w:val="000000"/>
          <w:lang w:eastAsia="zh-CN"/>
        </w:rPr>
        <w:t>LARGEURBOT</w:t>
      </w:r>
      <w:r w:rsidRPr="00946A4A">
        <w:rPr>
          <w:color w:val="808030"/>
          <w:lang w:eastAsia="zh-CN"/>
        </w:rPr>
        <w:t>,</w:t>
      </w:r>
      <w:r w:rsidRPr="00946A4A">
        <w:rPr>
          <w:color w:val="000000"/>
          <w:lang w:eastAsia="zh-CN"/>
        </w:rPr>
        <w:t>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3145C07E" w:rsidR="00DD17CA" w:rsidRDefault="00DD17CA" w:rsidP="00DD17CA">
      <w:pPr>
        <w:pStyle w:val="Code"/>
        <w:rPr>
          <w:color w:val="800080"/>
          <w:lang w:val="fr-FR" w:eastAsia="zh-CN"/>
        </w:rPr>
      </w:pPr>
      <w:r w:rsidRPr="006E0875">
        <w:rPr>
          <w:color w:val="800080"/>
          <w:lang w:val="fr-FR" w:eastAsia="zh-CN"/>
        </w:rPr>
        <w:t>}</w:t>
      </w:r>
    </w:p>
    <w:p w14:paraId="5BF67E1F" w14:textId="77777777" w:rsidR="003E5B17" w:rsidRPr="006E0875" w:rsidRDefault="003E5B17" w:rsidP="00DD17CA">
      <w:pPr>
        <w:pStyle w:val="Code"/>
        <w:rPr>
          <w:color w:val="000000"/>
          <w:lang w:val="fr-FR" w:eastAsia="zh-CN"/>
        </w:rPr>
      </w:pP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6B7E19F3" w14:textId="77777777" w:rsidR="00B70207" w:rsidRDefault="001F6504" w:rsidP="00DD17CA">
      <w:pPr>
        <w:pStyle w:val="Corpsdetexte"/>
        <w:keepNext/>
        <w:keepLines/>
        <w:rPr>
          <w:rFonts w:ascii="Segoe UI" w:hAnsi="Segoe UI" w:cs="Segoe UI"/>
          <w:b/>
          <w:bCs/>
          <w:color w:val="586069"/>
          <w:lang w:val="fr-CA"/>
        </w:rPr>
      </w:pPr>
      <w:r w:rsidRPr="006A47A6">
        <w:rPr>
          <w:b/>
        </w:rPr>
        <w:t>Solution</w:t>
      </w:r>
      <w:r>
        <w:t xml:space="preserve">. </w:t>
      </w:r>
      <w:hyperlink r:id="rId34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61" w:name="OLE_LINK83"/>
      <w:bookmarkStart w:id="162" w:name="OLE_LINK84"/>
      <w:r w:rsidR="00DD17CA">
        <w:rPr>
          <w:rFonts w:ascii="Segoe UI" w:hAnsi="Segoe UI" w:cs="Segoe UI"/>
          <w:b/>
          <w:bCs/>
          <w:color w:val="586069"/>
          <w:lang w:val="fr-CA"/>
        </w:rPr>
        <w:t>chapitre_6/</w:t>
      </w:r>
    </w:p>
    <w:p w14:paraId="57B28B3A" w14:textId="66EB49E1" w:rsidR="001F6504" w:rsidRDefault="00DD17CA" w:rsidP="00DD17CA">
      <w:pPr>
        <w:pStyle w:val="Corpsdetexte"/>
        <w:keepNext/>
        <w:keepLines/>
      </w:pPr>
      <w:r>
        <w:rPr>
          <w:rFonts w:ascii="Segoe UI" w:hAnsi="Segoe UI" w:cs="Segoe UI"/>
          <w:b/>
          <w:bCs/>
          <w:color w:val="586069"/>
          <w:lang w:val="fr-CA"/>
        </w:rPr>
        <w:t>E</w:t>
      </w:r>
      <w:r w:rsidR="001F6504" w:rsidRPr="00E9250E">
        <w:rPr>
          <w:rFonts w:ascii="Segoe UI" w:hAnsi="Segoe UI" w:cs="Segoe UI"/>
          <w:b/>
          <w:bCs/>
          <w:color w:val="586069"/>
          <w:lang w:val="fr-CA"/>
        </w:rPr>
        <w:t>xerciceJFrameAvecItiRebondissant</w:t>
      </w:r>
      <w:bookmarkEnd w:id="161"/>
      <w:bookmarkEnd w:id="162"/>
      <w:r w:rsidR="001F6504"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B70207">
      <w:pPr>
        <w:pStyle w:val="Code"/>
        <w:keepNext w:val="0"/>
        <w:keepLines w:val="0"/>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1A515361" w:rsidR="001F6504" w:rsidRDefault="00DD17CA" w:rsidP="00DD17CA">
      <w:pPr>
        <w:pStyle w:val="Code"/>
        <w:rPr>
          <w:color w:val="800080"/>
          <w:lang w:val="fr-FR" w:eastAsia="zh-CN"/>
        </w:rPr>
      </w:pPr>
      <w:r w:rsidRPr="00DD17CA">
        <w:rPr>
          <w:color w:val="800080"/>
          <w:lang w:val="fr-FR" w:eastAsia="zh-CN"/>
        </w:rPr>
        <w:t>}</w:t>
      </w:r>
    </w:p>
    <w:p w14:paraId="3CF85F72" w14:textId="77777777" w:rsidR="003E5B17" w:rsidRPr="00DD17CA" w:rsidRDefault="003E5B17" w:rsidP="00DD17CA">
      <w:pPr>
        <w:pStyle w:val="Code"/>
        <w:rPr>
          <w:color w:val="000000"/>
          <w:lang w:val="fr-FR" w:eastAsia="zh-CN"/>
        </w:rPr>
      </w:pP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lastRenderedPageBreak/>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3CBC1428" w14:textId="77777777" w:rsidR="00B70207" w:rsidRDefault="001F6504" w:rsidP="001F6504">
      <w:pPr>
        <w:pStyle w:val="Corpsdetexte"/>
        <w:rPr>
          <w:rFonts w:ascii="Segoe UI" w:hAnsi="Segoe UI" w:cs="Segoe UI"/>
          <w:b/>
          <w:bCs/>
          <w:color w:val="586069"/>
          <w:lang w:val="fr-CA"/>
        </w:rPr>
      </w:pPr>
      <w:r>
        <w:rPr>
          <w:b/>
          <w:bCs/>
        </w:rPr>
        <w:t>Exercice</w:t>
      </w:r>
      <w:r>
        <w:t xml:space="preserve">. </w:t>
      </w:r>
      <w:hyperlink r:id="rId34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63" w:name="OLE_LINK85"/>
      <w:bookmarkStart w:id="164" w:name="OLE_LINK86"/>
      <w:r w:rsidR="00DD17CA">
        <w:rPr>
          <w:rFonts w:ascii="Segoe UI" w:hAnsi="Segoe UI" w:cs="Segoe UI"/>
          <w:b/>
          <w:bCs/>
          <w:color w:val="586069"/>
          <w:lang w:val="fr-CA"/>
        </w:rPr>
        <w:t>chapitre_6/</w:t>
      </w:r>
    </w:p>
    <w:p w14:paraId="5667F71F" w14:textId="79C2AEE2" w:rsidR="001F6504" w:rsidRDefault="00DD17CA" w:rsidP="001F6504">
      <w:pPr>
        <w:pStyle w:val="Corpsdetexte"/>
      </w:pPr>
      <w:r>
        <w:rPr>
          <w:rFonts w:ascii="Segoe UI" w:hAnsi="Segoe UI" w:cs="Segoe UI"/>
          <w:b/>
          <w:bCs/>
          <w:color w:val="586069"/>
          <w:lang w:val="fr-CA"/>
        </w:rPr>
        <w:t>E</w:t>
      </w:r>
      <w:r w:rsidR="001F6504" w:rsidRPr="00E9250E">
        <w:rPr>
          <w:rFonts w:ascii="Segoe UI" w:hAnsi="Segoe UI" w:cs="Segoe UI"/>
          <w:b/>
          <w:bCs/>
          <w:color w:val="586069"/>
          <w:lang w:val="fr-CA"/>
        </w:rPr>
        <w:t>xerciceJFrameAvecPingPongBot.java</w:t>
      </w:r>
      <w:bookmarkEnd w:id="163"/>
      <w:bookmarkEnd w:id="16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B70207">
      <w:pPr>
        <w:pStyle w:val="Code"/>
        <w:keepNext w:val="0"/>
        <w:keepLines w:val="0"/>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1F725C87" w:rsidR="001F6504" w:rsidRDefault="0001372D" w:rsidP="0001372D">
      <w:pPr>
        <w:pStyle w:val="Code"/>
        <w:rPr>
          <w:color w:val="800080"/>
          <w:lang w:val="fr-FR" w:eastAsia="zh-CN"/>
        </w:rPr>
      </w:pPr>
      <w:r w:rsidRPr="006E0875">
        <w:rPr>
          <w:color w:val="800080"/>
          <w:lang w:val="fr-FR" w:eastAsia="zh-CN"/>
        </w:rPr>
        <w:t>}</w:t>
      </w:r>
    </w:p>
    <w:p w14:paraId="01545ECB" w14:textId="77777777" w:rsidR="003E5B17" w:rsidRPr="006E0875" w:rsidRDefault="003E5B17" w:rsidP="0001372D">
      <w:pPr>
        <w:pStyle w:val="Code"/>
        <w:rPr>
          <w:color w:val="000000"/>
          <w:lang w:val="fr-FR" w:eastAsia="zh-CN"/>
        </w:rPr>
      </w:pP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lastRenderedPageBreak/>
        <w:t>Exercice</w:t>
      </w:r>
      <w:r>
        <w:t>. Maintenant combinez quelques Bot et Iti dans la même animation avec des positions initiales, vitesses et tailles différentes.</w:t>
      </w:r>
    </w:p>
    <w:p w14:paraId="0E8182E9" w14:textId="77777777" w:rsidR="00EF7B00" w:rsidRDefault="001F6504" w:rsidP="0070760A">
      <w:pPr>
        <w:pStyle w:val="aaaa"/>
        <w:keepNext/>
        <w:keepLines/>
      </w:pPr>
      <w:r w:rsidRPr="006A47A6">
        <w:t xml:space="preserve">Solution. </w:t>
      </w:r>
      <w:hyperlink r:id="rId349" w:history="1">
        <w:r w:rsidRPr="00E9250E">
          <w:rPr>
            <w:color w:val="0366D6"/>
          </w:rPr>
          <w:t>JavaPasAPas</w:t>
        </w:r>
      </w:hyperlink>
      <w:r w:rsidRPr="00E9250E">
        <w:t>/</w:t>
      </w:r>
      <w:bookmarkStart w:id="165" w:name="OLE_LINK87"/>
      <w:bookmarkStart w:id="166" w:name="OLE_LINK88"/>
      <w:r w:rsidR="0001372D">
        <w:t>chapitre_6/</w:t>
      </w:r>
    </w:p>
    <w:p w14:paraId="786C6A36" w14:textId="1CEB6B56" w:rsidR="001F6504" w:rsidRPr="006A47A6" w:rsidRDefault="0001372D" w:rsidP="0070760A">
      <w:pPr>
        <w:pStyle w:val="aaaa"/>
        <w:keepNext/>
        <w:keepLines/>
      </w:pPr>
      <w:r>
        <w:t>E</w:t>
      </w:r>
      <w:r w:rsidR="001F6504" w:rsidRPr="00E9250E">
        <w:t>xerciceJFrameAvecPingPongBotsEtItis.java</w:t>
      </w:r>
      <w:bookmarkEnd w:id="165"/>
      <w:bookmarkEnd w:id="16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B70207">
      <w:pPr>
        <w:pStyle w:val="Code"/>
        <w:keepNext w:val="0"/>
        <w:keepLines w:val="0"/>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B70207">
      <w:pPr>
        <w:pStyle w:val="Code"/>
        <w:keepNext w:val="0"/>
        <w:keepLines w:val="0"/>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1CC54A9F" w:rsidR="0001372D" w:rsidRDefault="0001372D" w:rsidP="0001372D">
      <w:pPr>
        <w:pStyle w:val="Code"/>
        <w:rPr>
          <w:color w:val="800080"/>
          <w:lang w:val="fr-FR" w:eastAsia="zh-CN"/>
        </w:rPr>
      </w:pPr>
      <w:r w:rsidRPr="006E0875">
        <w:rPr>
          <w:color w:val="800080"/>
          <w:lang w:val="fr-FR" w:eastAsia="zh-CN"/>
        </w:rPr>
        <w:t>}</w:t>
      </w:r>
    </w:p>
    <w:p w14:paraId="57CC6411" w14:textId="77777777" w:rsidR="003E5B17" w:rsidRPr="006E0875" w:rsidRDefault="003E5B17" w:rsidP="0001372D">
      <w:pPr>
        <w:pStyle w:val="Code"/>
        <w:rPr>
          <w:color w:val="000000"/>
          <w:lang w:val="fr-FR" w:eastAsia="zh-CN"/>
        </w:rPr>
      </w:pP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lastRenderedPageBreak/>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67" w:name="_Toc154322404"/>
      <w:r w:rsidR="00494C92">
        <w:lastRenderedPageBreak/>
        <w:t>Développement de classes : conception objet</w:t>
      </w:r>
      <w:bookmarkStart w:id="168" w:name="_Toc84220827"/>
      <w:bookmarkEnd w:id="167"/>
      <w:bookmarkEnd w:id="16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69" w:name="_Toc84220828"/>
      <w:bookmarkStart w:id="170" w:name="_Toc154322405"/>
      <w:r>
        <w:t>Découpage d’un programme en classes</w:t>
      </w:r>
      <w:bookmarkEnd w:id="169"/>
      <w:bookmarkEnd w:id="17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5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8509AF">
      <w:pPr>
        <w:pStyle w:val="Code"/>
        <w:keepNext w:val="0"/>
        <w:keepLines w:val="0"/>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8509AF">
      <w:pPr>
        <w:pStyle w:val="Code"/>
        <w:keepNext w:val="0"/>
        <w:keepLines w:val="0"/>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lastRenderedPageBreak/>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r w:rsidRPr="009A50DE">
        <w:rPr>
          <w:rFonts w:ascii="Courier New" w:hAnsi="Courier New" w:cs="Courier New"/>
          <w:lang w:val="fr-CA"/>
        </w:rPr>
        <w:t>this.vitesseX = vitesseX; this.vitesseY = vitesseY;</w:t>
      </w:r>
    </w:p>
    <w:p w14:paraId="21D57AA0" w14:textId="77777777" w:rsidR="00494C92" w:rsidRPr="005D09DE"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lastRenderedPageBreak/>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5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0A139F1A" w14:textId="77777777" w:rsidR="00EF7B00" w:rsidRDefault="00000000" w:rsidP="00494C92">
      <w:pPr>
        <w:pStyle w:val="Corpsdetexte"/>
        <w:rPr>
          <w:rFonts w:ascii="Segoe UI" w:hAnsi="Segoe UI" w:cs="Segoe UI"/>
          <w:b/>
          <w:bCs/>
          <w:color w:val="586069"/>
          <w:lang w:val="fr-CA"/>
        </w:rPr>
      </w:pPr>
      <w:hyperlink r:id="rId35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w:t>
      </w:r>
    </w:p>
    <w:p w14:paraId="369EC1AA" w14:textId="1987CEC2" w:rsidR="00494C92" w:rsidRPr="00354BB3" w:rsidRDefault="00983A91" w:rsidP="00494C92">
      <w:pPr>
        <w:pStyle w:val="Corpsdetexte"/>
      </w:pPr>
      <w:r>
        <w:rPr>
          <w:rFonts w:ascii="Segoe UI" w:hAnsi="Segoe UI" w:cs="Segoe UI"/>
          <w:b/>
          <w:bCs/>
          <w:color w:val="586069"/>
          <w:lang w:val="fr-CA"/>
        </w:rPr>
        <w:t>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Bonhommes</w:t>
      </w:r>
      <w:r w:rsidRPr="009A50DE">
        <w:rPr>
          <w:color w:val="808030"/>
          <w:lang w:eastAsia="zh-CN"/>
        </w:rPr>
        <w:t>.</w:t>
      </w:r>
      <w:r w:rsidRPr="009A50DE">
        <w:rPr>
          <w:color w:val="000000"/>
          <w:lang w:eastAsia="zh-CN"/>
        </w:rPr>
        <w:t xml:space="preserve">BotRebondissant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Bonhommes</w:t>
      </w:r>
      <w:r w:rsidRPr="009A50DE">
        <w:rPr>
          <w:color w:val="808030"/>
          <w:lang w:eastAsia="zh-CN"/>
        </w:rPr>
        <w:t>.</w:t>
      </w:r>
      <w:r w:rsidRPr="009A50DE">
        <w:rPr>
          <w:color w:val="000000"/>
          <w:lang w:eastAsia="zh-CN"/>
        </w:rPr>
        <w:t>BotRebondissant</w:t>
      </w:r>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5727CF42" w:rsidR="00983A91" w:rsidRDefault="00983A91" w:rsidP="00983A91">
      <w:pPr>
        <w:pStyle w:val="Code"/>
        <w:rPr>
          <w:color w:val="800080"/>
          <w:lang w:eastAsia="zh-CN"/>
        </w:rPr>
      </w:pPr>
      <w:r w:rsidRPr="00983A91">
        <w:rPr>
          <w:color w:val="800080"/>
          <w:lang w:eastAsia="zh-CN"/>
        </w:rPr>
        <w:t>}</w:t>
      </w:r>
    </w:p>
    <w:p w14:paraId="2D46E880" w14:textId="77777777" w:rsidR="003E5B17" w:rsidRPr="00983A91" w:rsidRDefault="003E5B17" w:rsidP="00983A91">
      <w:pPr>
        <w:pStyle w:val="Code"/>
        <w:rPr>
          <w:color w:val="000000"/>
          <w:lang w:eastAsia="zh-CN"/>
        </w:rPr>
      </w:pPr>
    </w:p>
    <w:p w14:paraId="6D51B77B" w14:textId="77777777" w:rsidR="00494C92" w:rsidRDefault="00494C92" w:rsidP="00494C92">
      <w:pPr>
        <w:pStyle w:val="Corpsdetexte"/>
      </w:pPr>
    </w:p>
    <w:p w14:paraId="72F8E5B0" w14:textId="39BA3F9C" w:rsidR="00494C92" w:rsidRDefault="00494C92" w:rsidP="00494C92">
      <w:pPr>
        <w:pStyle w:val="Corpsdetexte"/>
      </w:pPr>
      <w:r>
        <w:lastRenderedPageBreak/>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20026C" w:rsidP="00494C92">
      <w:pPr>
        <w:pStyle w:val="Corpsdetexte"/>
        <w:jc w:val="center"/>
      </w:pPr>
      <w:r>
        <w:rPr>
          <w:noProof/>
        </w:rPr>
        <w:object w:dxaOrig="11924" w:dyaOrig="5941" w14:anchorId="36C17A9D">
          <v:shape id="_x0000_i1034" type="#_x0000_t75" alt="" style="width:336.35pt;height:168.7pt;mso-width-percent:0;mso-height-percent:0;mso-width-percent:0;mso-height-percent:0" o:ole="">
            <v:imagedata r:id="rId353" o:title=""/>
          </v:shape>
          <o:OLEObject Type="Embed" ProgID="MSPhotoEd.3" ShapeID="_x0000_i1034" DrawAspect="Content" ObjectID="_1765267591" r:id="rId354"/>
        </w:object>
      </w:r>
    </w:p>
    <w:p w14:paraId="2FE97D2D" w14:textId="2A1084A0" w:rsidR="00494C92" w:rsidRDefault="00494C92" w:rsidP="00494C92">
      <w:pPr>
        <w:pStyle w:val="Lgende"/>
        <w:jc w:val="center"/>
      </w:pPr>
      <w:bookmarkStart w:id="17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7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w:t>
      </w:r>
      <w:r>
        <w:lastRenderedPageBreak/>
        <w:t xml:space="preserve">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w:t>
      </w:r>
      <w:r>
        <w:lastRenderedPageBreak/>
        <w:t xml:space="preserve">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72" w:name="_Toc84220829"/>
      <w:bookmarkStart w:id="173" w:name="_Toc154322406"/>
      <w:r>
        <w:t>Compilation et exécution d’un programme composé de plusieurs classes et de packages</w:t>
      </w:r>
      <w:bookmarkEnd w:id="172"/>
      <w:bookmarkEnd w:id="17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290C9741">
            <wp:extent cx="4236668" cy="469040"/>
            <wp:effectExtent l="0" t="0" r="0" b="1270"/>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55">
                      <a:extLst>
                        <a:ext uri="{28A0092B-C50C-407E-A947-70E740481C1C}">
                          <a14:useLocalDpi xmlns:a14="http://schemas.microsoft.com/office/drawing/2010/main" val="0"/>
                        </a:ext>
                      </a:extLst>
                    </a:blip>
                    <a:stretch>
                      <a:fillRect/>
                    </a:stretch>
                  </pic:blipFill>
                  <pic:spPr>
                    <a:xfrm>
                      <a:off x="0" y="0"/>
                      <a:ext cx="4380069" cy="484916"/>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37F4DE41" w:rsidR="00494C92" w:rsidRDefault="00494C92" w:rsidP="00494C92">
      <w:pPr>
        <w:pStyle w:val="Corpsdetexte"/>
      </w:pPr>
      <w:r>
        <w:lastRenderedPageBreak/>
        <w:t xml:space="preserve">Ensuite, il est possible </w:t>
      </w:r>
      <w:r w:rsidR="00165126">
        <w:t>d’</w:t>
      </w:r>
      <w:r>
        <w:t>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6FB44807">
            <wp:extent cx="4246625" cy="54643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56">
                      <a:extLst>
                        <a:ext uri="{28A0092B-C50C-407E-A947-70E740481C1C}">
                          <a14:useLocalDpi xmlns:a14="http://schemas.microsoft.com/office/drawing/2010/main" val="0"/>
                        </a:ext>
                      </a:extLst>
                    </a:blip>
                    <a:stretch>
                      <a:fillRect/>
                    </a:stretch>
                  </pic:blipFill>
                  <pic:spPr>
                    <a:xfrm>
                      <a:off x="0" y="0"/>
                      <a:ext cx="4353891" cy="560242"/>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lastRenderedPageBreak/>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lastRenderedPageBreak/>
        <w:t>Exemple</w:t>
      </w:r>
      <w:r>
        <w:t xml:space="preserve">. </w:t>
      </w:r>
      <w:hyperlink r:id="rId35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lastRenderedPageBreak/>
        <w:drawing>
          <wp:inline distT="0" distB="0" distL="0" distR="0" wp14:anchorId="3A9F0A46" wp14:editId="21ED8FB8">
            <wp:extent cx="4219241" cy="1104789"/>
            <wp:effectExtent l="0" t="0" r="0" b="635"/>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rotWithShape="1">
                    <a:blip r:embed="rId358">
                      <a:extLst>
                        <a:ext uri="{28A0092B-C50C-407E-A947-70E740481C1C}">
                          <a14:useLocalDpi xmlns:a14="http://schemas.microsoft.com/office/drawing/2010/main" val="0"/>
                        </a:ext>
                      </a:extLst>
                    </a:blip>
                    <a:srcRect l="1445" t="15850" r="1932" b="8501"/>
                    <a:stretch/>
                  </pic:blipFill>
                  <pic:spPr bwMode="auto">
                    <a:xfrm>
                      <a:off x="0" y="0"/>
                      <a:ext cx="4300679" cy="1126113"/>
                    </a:xfrm>
                    <a:prstGeom prst="rect">
                      <a:avLst/>
                    </a:prstGeom>
                    <a:ln>
                      <a:noFill/>
                    </a:ln>
                    <a:extLst>
                      <a:ext uri="{53640926-AAD7-44D8-BBD7-CCE9431645EC}">
                        <a14:shadowObscured xmlns:a14="http://schemas.microsoft.com/office/drawing/2010/main"/>
                      </a:ext>
                    </a:extLst>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drawing>
          <wp:inline distT="0" distB="0" distL="0" distR="0" wp14:anchorId="025A032A" wp14:editId="2F45C33A">
            <wp:extent cx="4225688" cy="949032"/>
            <wp:effectExtent l="0" t="0" r="3810" b="3810"/>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rotWithShape="1">
                    <a:blip r:embed="rId359">
                      <a:extLst>
                        <a:ext uri="{28A0092B-C50C-407E-A947-70E740481C1C}">
                          <a14:useLocalDpi xmlns:a14="http://schemas.microsoft.com/office/drawing/2010/main" val="0"/>
                        </a:ext>
                      </a:extLst>
                    </a:blip>
                    <a:srcRect l="1152" t="15455" r="1353" b="7242"/>
                    <a:stretch/>
                  </pic:blipFill>
                  <pic:spPr bwMode="auto">
                    <a:xfrm>
                      <a:off x="0" y="0"/>
                      <a:ext cx="4344082" cy="975622"/>
                    </a:xfrm>
                    <a:prstGeom prst="rect">
                      <a:avLst/>
                    </a:prstGeom>
                    <a:ln>
                      <a:noFill/>
                    </a:ln>
                    <a:extLst>
                      <a:ext uri="{53640926-AAD7-44D8-BBD7-CCE9431645EC}">
                        <a14:shadowObscured xmlns:a14="http://schemas.microsoft.com/office/drawing/2010/main"/>
                      </a:ext>
                    </a:extLst>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lastRenderedPageBreak/>
        <w:drawing>
          <wp:inline distT="0" distB="0" distL="0" distR="0" wp14:anchorId="52380CAB" wp14:editId="2C78C6B3">
            <wp:extent cx="4103757" cy="3987189"/>
            <wp:effectExtent l="0" t="0" r="0" b="635"/>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60">
                      <a:extLst>
                        <a:ext uri="{28A0092B-C50C-407E-A947-70E740481C1C}">
                          <a14:useLocalDpi xmlns:a14="http://schemas.microsoft.com/office/drawing/2010/main" val="0"/>
                        </a:ext>
                      </a:extLst>
                    </a:blip>
                    <a:stretch>
                      <a:fillRect/>
                    </a:stretch>
                  </pic:blipFill>
                  <pic:spPr>
                    <a:xfrm>
                      <a:off x="0" y="0"/>
                      <a:ext cx="4139195" cy="4021621"/>
                    </a:xfrm>
                    <a:prstGeom prst="rect">
                      <a:avLst/>
                    </a:prstGeom>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3ADAF720">
            <wp:extent cx="4078390" cy="524791"/>
            <wp:effectExtent l="0" t="0" r="0" b="0"/>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56">
                      <a:extLst>
                        <a:ext uri="{28A0092B-C50C-407E-A947-70E740481C1C}">
                          <a14:useLocalDpi xmlns:a14="http://schemas.microsoft.com/office/drawing/2010/main" val="0"/>
                        </a:ext>
                      </a:extLst>
                    </a:blip>
                    <a:stretch>
                      <a:fillRect/>
                    </a:stretch>
                  </pic:blipFill>
                  <pic:spPr>
                    <a:xfrm>
                      <a:off x="0" y="0"/>
                      <a:ext cx="4224992" cy="543655"/>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lastRenderedPageBreak/>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20026C" w:rsidP="00494C92">
      <w:pPr>
        <w:pStyle w:val="Corpsdetexte"/>
        <w:jc w:val="center"/>
      </w:pPr>
      <w:r>
        <w:rPr>
          <w:noProof/>
        </w:rPr>
        <w:object w:dxaOrig="11924" w:dyaOrig="5986" w14:anchorId="5F552C39">
          <v:shape id="_x0000_i1033" type="#_x0000_t75" alt="" style="width:331pt;height:166.55pt;mso-width-percent:0;mso-height-percent:0;mso-width-percent:0;mso-height-percent:0" o:ole="">
            <v:imagedata r:id="rId361" o:title=""/>
          </v:shape>
          <o:OLEObject Type="Embed" ProgID="MSPhotoEd.3" ShapeID="_x0000_i1033" DrawAspect="Content" ObjectID="_1765267592" r:id="rId362"/>
        </w:object>
      </w:r>
    </w:p>
    <w:p w14:paraId="51AF7A24" w14:textId="2EEEC23D" w:rsidR="00494C92" w:rsidRDefault="00494C92" w:rsidP="00494C92">
      <w:pPr>
        <w:pStyle w:val="Lgende"/>
        <w:jc w:val="center"/>
      </w:pPr>
      <w:bookmarkStart w:id="17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7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75" w:name="_Toc84220830"/>
      <w:bookmarkStart w:id="176" w:name="_Toc154322407"/>
      <w:r>
        <w:lastRenderedPageBreak/>
        <w:t>Limiter la répétition de code par la création d’une super-classe</w:t>
      </w:r>
      <w:bookmarkEnd w:id="175"/>
      <w:bookmarkEnd w:id="17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20026C" w:rsidP="00494C92">
      <w:pPr>
        <w:pStyle w:val="Corpsdetexte"/>
        <w:jc w:val="center"/>
      </w:pPr>
      <w:r>
        <w:rPr>
          <w:noProof/>
        </w:rPr>
        <w:object w:dxaOrig="13063" w:dyaOrig="5986" w14:anchorId="489D8F17">
          <v:shape id="_x0000_i1032" type="#_x0000_t75" alt="" style="width:329.9pt;height:151.5pt;mso-width-percent:0;mso-height-percent:0;mso-width-percent:0;mso-height-percent:0" o:ole="">
            <v:imagedata r:id="rId363" o:title=""/>
          </v:shape>
          <o:OLEObject Type="Embed" ProgID="MSPhotoEd.3" ShapeID="_x0000_i1032" DrawAspect="Content" ObjectID="_1765267593" r:id="rId364"/>
        </w:object>
      </w:r>
    </w:p>
    <w:p w14:paraId="08EEF789" w14:textId="44E6AB39" w:rsidR="00494C92" w:rsidRDefault="00494C92" w:rsidP="00494C92">
      <w:pPr>
        <w:pStyle w:val="Lgende"/>
        <w:jc w:val="center"/>
      </w:pPr>
      <w:bookmarkStart w:id="17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7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6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8" w:name="OLE_LINK89"/>
      <w:bookmarkStart w:id="17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78"/>
      <w:bookmarkEnd w:id="17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145241F5" w:rsidR="00983A91" w:rsidRDefault="00983A91" w:rsidP="00983A91">
      <w:pPr>
        <w:pStyle w:val="Code"/>
        <w:rPr>
          <w:color w:val="800080"/>
          <w:lang w:eastAsia="zh-CN"/>
        </w:rPr>
      </w:pPr>
      <w:r w:rsidRPr="00983A91">
        <w:rPr>
          <w:color w:val="800080"/>
          <w:lang w:eastAsia="zh-CN"/>
        </w:rPr>
        <w:t>}</w:t>
      </w:r>
    </w:p>
    <w:p w14:paraId="32B9041C" w14:textId="77777777" w:rsidR="003E5B17" w:rsidRPr="00983A91" w:rsidRDefault="003E5B17" w:rsidP="00983A91">
      <w:pPr>
        <w:pStyle w:val="Code"/>
        <w:rPr>
          <w:color w:val="000000"/>
          <w:lang w:eastAsia="zh-CN"/>
        </w:rPr>
      </w:pP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lastRenderedPageBreak/>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lastRenderedPageBreak/>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6FF682DB" w14:textId="77777777" w:rsidR="00EF7B00" w:rsidRDefault="00000000" w:rsidP="007D7FB9">
      <w:pPr>
        <w:pStyle w:val="Corpsdetexte"/>
        <w:keepNext/>
        <w:keepLines/>
        <w:rPr>
          <w:rFonts w:ascii="Segoe UI" w:hAnsi="Segoe UI" w:cs="Segoe UI"/>
          <w:b/>
          <w:bCs/>
          <w:color w:val="586069"/>
          <w:lang w:val="fr-CA"/>
        </w:rPr>
      </w:pPr>
      <w:hyperlink r:id="rId36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80" w:name="OLE_LINK93"/>
      <w:bookmarkStart w:id="181" w:name="OLE_LINK94"/>
      <w:r w:rsidR="007D7FB9">
        <w:rPr>
          <w:rFonts w:ascii="Segoe UI" w:hAnsi="Segoe UI" w:cs="Segoe UI"/>
          <w:b/>
          <w:bCs/>
          <w:color w:val="586069"/>
          <w:lang w:val="fr-CA"/>
        </w:rPr>
        <w:t>chapitre_7/</w:t>
      </w:r>
    </w:p>
    <w:p w14:paraId="08EEADA6" w14:textId="2DCB6BE2" w:rsidR="00494C92" w:rsidRPr="00A36612" w:rsidRDefault="007D7FB9" w:rsidP="007D7FB9">
      <w:pPr>
        <w:pStyle w:val="Corpsdetexte"/>
        <w:keepNext/>
        <w:keepLines/>
      </w:pPr>
      <w:r>
        <w:rPr>
          <w:rFonts w:ascii="Segoe UI" w:hAnsi="Segoe UI" w:cs="Segoe UI"/>
          <w:b/>
          <w:bCs/>
          <w:color w:val="586069"/>
          <w:lang w:val="fr-CA"/>
        </w:rPr>
        <w:t>E</w:t>
      </w:r>
      <w:r w:rsidR="00494C92" w:rsidRPr="005B2B59">
        <w:rPr>
          <w:rFonts w:ascii="Segoe UI" w:hAnsi="Segoe UI" w:cs="Segoe UI"/>
          <w:b/>
          <w:bCs/>
          <w:color w:val="586069"/>
          <w:lang w:val="fr-CA"/>
        </w:rPr>
        <w:t>xempleJFrameAvecSuperClassePourBotEtIti.java</w:t>
      </w:r>
      <w:bookmarkEnd w:id="180"/>
      <w:bookmarkEnd w:id="18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BotSCEntiteRebondissante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BotSCEntiteRebondissante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ItiSCEntiteRebondissante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ItiSCEntiteRebondissante</w:t>
      </w:r>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color w:val="000000"/>
          <w:lang w:eastAsia="zh-CN"/>
        </w:rPr>
        <w:t xml:space="preserve">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7EDF712C" w:rsidR="00494C92" w:rsidRDefault="007D7FB9" w:rsidP="007D7FB9">
      <w:pPr>
        <w:pStyle w:val="Code"/>
        <w:rPr>
          <w:color w:val="800080"/>
          <w:lang w:eastAsia="zh-CN"/>
        </w:rPr>
      </w:pPr>
      <w:r w:rsidRPr="007D7FB9">
        <w:rPr>
          <w:color w:val="800080"/>
          <w:lang w:eastAsia="zh-CN"/>
        </w:rPr>
        <w:t>}</w:t>
      </w:r>
    </w:p>
    <w:p w14:paraId="5D059E5E" w14:textId="77777777" w:rsidR="003E5B17" w:rsidRPr="007D7FB9" w:rsidRDefault="003E5B17" w:rsidP="007D7FB9">
      <w:pPr>
        <w:pStyle w:val="Code"/>
        <w:rPr>
          <w:color w:val="000000"/>
          <w:lang w:eastAsia="zh-CN"/>
        </w:rPr>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82" w:name="_Toc154322408"/>
      <w:r w:rsidR="00E34CFC">
        <w:lastRenderedPageBreak/>
        <w:t>Animation 2D et développement d’un jeu simple</w:t>
      </w:r>
      <w:bookmarkStart w:id="183" w:name="_Toc47239881"/>
      <w:bookmarkEnd w:id="182"/>
      <w:bookmarkEnd w:id="18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84" w:name="_Toc47239882"/>
      <w:bookmarkStart w:id="185" w:name="_Ref65651638"/>
      <w:bookmarkStart w:id="186" w:name="_Toc154322409"/>
      <w:r>
        <w:t xml:space="preserve">Animation avec un </w:t>
      </w:r>
      <w:r w:rsidRPr="16CBE89F">
        <w:rPr>
          <w:i/>
          <w:iCs/>
        </w:rPr>
        <w:t>Timer</w:t>
      </w:r>
      <w:r>
        <w:t xml:space="preserve"> dans une sous-classe de </w:t>
      </w:r>
      <w:r w:rsidRPr="16CBE89F">
        <w:rPr>
          <w:i/>
          <w:iCs/>
        </w:rPr>
        <w:t>JPanel</w:t>
      </w:r>
      <w:bookmarkEnd w:id="184"/>
      <w:bookmarkEnd w:id="185"/>
      <w:bookmarkEnd w:id="18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6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6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6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7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w:t>
      </w:r>
      <w:r>
        <w:lastRenderedPageBreak/>
        <w:t xml:space="preserve">l’animation car l’objet </w:t>
      </w:r>
      <w:hyperlink r:id="rId37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7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7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7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7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7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7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20026C" w:rsidP="00E34CFC">
      <w:pPr>
        <w:pStyle w:val="Corpsdetexte"/>
        <w:jc w:val="center"/>
      </w:pPr>
      <w:r>
        <w:rPr>
          <w:noProof/>
        </w:rPr>
        <w:object w:dxaOrig="12403" w:dyaOrig="11477" w14:anchorId="5A2C5479">
          <v:shape id="_x0000_i1031" type="#_x0000_t75" alt="" style="width:319.15pt;height:298.75pt;mso-width-percent:0;mso-height-percent:0;mso-width-percent:0;mso-height-percent:0" o:ole="">
            <v:imagedata r:id="rId378" o:title=""/>
          </v:shape>
          <o:OLEObject Type="Embed" ProgID="MSPhotoEd.3" ShapeID="_x0000_i1031" DrawAspect="Content" ObjectID="_1765267594" r:id="rId37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lastRenderedPageBreak/>
        <w:t xml:space="preserve">Le délai entre deux scènes de la séquence d’animation est contrôlé par un objet de la classe </w:t>
      </w:r>
      <w:hyperlink r:id="rId38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2CF92266" w14:textId="77777777" w:rsidR="00EF7B00" w:rsidRDefault="00000000" w:rsidP="00E34CFC">
      <w:pPr>
        <w:pStyle w:val="Corpsdetexte"/>
        <w:rPr>
          <w:rFonts w:ascii="Segoe UI" w:hAnsi="Segoe UI" w:cs="Segoe UI"/>
          <w:b/>
          <w:bCs/>
          <w:color w:val="586069"/>
          <w:lang w:val="fr-CA"/>
        </w:rPr>
      </w:pPr>
      <w:hyperlink r:id="rId38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87" w:name="OLE_LINK40"/>
      <w:bookmarkStart w:id="188" w:name="OLE_LINK41"/>
      <w:r w:rsidR="009808AD">
        <w:rPr>
          <w:rFonts w:ascii="Segoe UI" w:hAnsi="Segoe UI" w:cs="Segoe UI"/>
          <w:b/>
          <w:bCs/>
          <w:color w:val="586069"/>
          <w:lang w:val="fr-CA"/>
        </w:rPr>
        <w:t>chapitre_8/</w:t>
      </w:r>
    </w:p>
    <w:p w14:paraId="50CCD146" w14:textId="5F070FE1" w:rsidR="00E34CFC" w:rsidRPr="00FB4812" w:rsidRDefault="009808AD" w:rsidP="00E34CFC">
      <w:pPr>
        <w:pStyle w:val="Corpsdetexte"/>
      </w:pPr>
      <w:r>
        <w:rPr>
          <w:rFonts w:ascii="Segoe UI" w:hAnsi="Segoe UI" w:cs="Segoe UI"/>
          <w:b/>
          <w:bCs/>
          <w:color w:val="586069"/>
          <w:lang w:val="fr-CA"/>
        </w:rPr>
        <w:t>E</w:t>
      </w:r>
      <w:r w:rsidR="00E34CFC" w:rsidRPr="002011D3">
        <w:rPr>
          <w:rFonts w:ascii="Segoe UI" w:hAnsi="Segoe UI" w:cs="Segoe UI"/>
          <w:b/>
          <w:bCs/>
          <w:color w:val="586069"/>
          <w:lang w:val="fr-CA"/>
        </w:rPr>
        <w:t>xempleJPanelAvecAnimationParTimer.java</w:t>
      </w:r>
      <w:bookmarkEnd w:id="187"/>
      <w:bookmarkEnd w:id="188"/>
    </w:p>
    <w:p w14:paraId="662A69F3" w14:textId="77777777" w:rsidR="009808AD" w:rsidRPr="009808AD" w:rsidRDefault="009808AD" w:rsidP="009808AD">
      <w:pPr>
        <w:pStyle w:val="Code"/>
        <w:rPr>
          <w:color w:val="000000"/>
          <w:lang w:eastAsia="zh-CN"/>
        </w:rPr>
      </w:pPr>
      <w:r w:rsidRPr="009808AD">
        <w:rPr>
          <w:lang w:eastAsia="zh-CN"/>
        </w:rPr>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B70207">
      <w:pPr>
        <w:pStyle w:val="Code"/>
        <w:keepNext w:val="0"/>
        <w:keepLines w:val="0"/>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Default="009808AD" w:rsidP="009808AD">
      <w:pPr>
        <w:pStyle w:val="Code"/>
        <w:rPr>
          <w:color w:val="800080"/>
          <w:lang w:eastAsia="zh-CN"/>
        </w:rPr>
      </w:pPr>
      <w:r w:rsidRPr="009808AD">
        <w:rPr>
          <w:color w:val="000000"/>
          <w:lang w:eastAsia="zh-CN"/>
        </w:rPr>
        <w:t xml:space="preserve">  </w:t>
      </w:r>
      <w:r w:rsidRPr="009808AD">
        <w:rPr>
          <w:color w:val="800080"/>
          <w:lang w:eastAsia="zh-CN"/>
        </w:rPr>
        <w:t>}</w:t>
      </w:r>
    </w:p>
    <w:p w14:paraId="6B26E65D" w14:textId="77777777" w:rsidR="00B70207" w:rsidRPr="009808AD" w:rsidRDefault="00B70207" w:rsidP="00B70207">
      <w:pPr>
        <w:pStyle w:val="Code"/>
        <w:keepNext w:val="0"/>
        <w:keepLines w:val="0"/>
        <w:rPr>
          <w:color w:val="000000"/>
          <w:lang w:eastAsia="zh-CN"/>
        </w:rPr>
      </w:pPr>
    </w:p>
    <w:p w14:paraId="541F6523" w14:textId="77777777" w:rsidR="009808AD" w:rsidRPr="009808AD" w:rsidRDefault="009808AD" w:rsidP="009808AD">
      <w:pPr>
        <w:pStyle w:val="Code"/>
        <w:rPr>
          <w:color w:val="000000"/>
          <w:lang w:eastAsia="zh-CN"/>
        </w:rPr>
      </w:pPr>
      <w:r w:rsidRPr="009808AD">
        <w:rPr>
          <w:color w:val="000000"/>
          <w:lang w:eastAsia="zh-CN"/>
        </w:rPr>
        <w:lastRenderedPageBreak/>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3B995FE1" w:rsidR="009808AD" w:rsidRDefault="009808AD" w:rsidP="009808AD">
      <w:pPr>
        <w:pStyle w:val="Code"/>
        <w:rPr>
          <w:color w:val="800080"/>
          <w:lang w:val="fr-FR" w:eastAsia="zh-CN"/>
        </w:rPr>
      </w:pPr>
      <w:r w:rsidRPr="00C50856">
        <w:rPr>
          <w:color w:val="800080"/>
          <w:lang w:val="fr-FR" w:eastAsia="zh-CN"/>
        </w:rPr>
        <w:t>}</w:t>
      </w:r>
    </w:p>
    <w:p w14:paraId="06000B84" w14:textId="77777777" w:rsidR="003E5B17" w:rsidRPr="00C50856" w:rsidRDefault="003E5B17" w:rsidP="009808AD">
      <w:pPr>
        <w:pStyle w:val="Code"/>
        <w:rPr>
          <w:color w:val="000000"/>
          <w:lang w:val="fr-FR" w:eastAsia="zh-CN"/>
        </w:rPr>
      </w:pP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w:t>
      </w:r>
      <w:r>
        <w:lastRenderedPageBreak/>
        <w:t xml:space="preserve">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8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8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8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r w:rsidRPr="009A50DE">
        <w:rPr>
          <w:rFonts w:ascii="Courier New" w:hAnsi="Courier New" w:cs="Courier New"/>
          <w:lang w:val="en-CA"/>
        </w:rPr>
        <w:t xml:space="preserve">ExempleJPanelAvecAnimationParTimer leJPanelAnimation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new ExempleJPanelAvecAnimationParTimer()</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this.getContentPane().add(leJPanelAnimation)</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new ExempleJFrameIncluantJPanelAvecAnimationParTimer();</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Corpsdetexte"/>
        <w:rPr>
          <w:lang w:val="fr-CA"/>
        </w:rPr>
      </w:pPr>
    </w:p>
    <w:p w14:paraId="34AB6882" w14:textId="77777777" w:rsidR="00E34CFC" w:rsidRPr="009A50DE" w:rsidRDefault="00E34CFC" w:rsidP="00E34CFC">
      <w:pPr>
        <w:pStyle w:val="Corpsdetexte"/>
        <w:rPr>
          <w:lang w:val="fr-CA"/>
        </w:rPr>
      </w:pPr>
      <w:r w:rsidRPr="009A50DE">
        <w:rPr>
          <w:lang w:val="fr-CA"/>
        </w:rPr>
        <w:t xml:space="preserve">La ligne suivante crée l’objet d’animation </w:t>
      </w:r>
      <w:r w:rsidRPr="009A50DE">
        <w:rPr>
          <w:i/>
          <w:iCs/>
          <w:lang w:val="fr-CA"/>
        </w:rPr>
        <w:t>leJPanelAnimation</w:t>
      </w:r>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ExempleJPanelAvecAnimationParTimer leJPanelAnimation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ExempleJPanelAvecAnimationParTimer();</w:t>
      </w:r>
    </w:p>
    <w:p w14:paraId="47514A83" w14:textId="77777777" w:rsidR="00E34CFC" w:rsidRPr="00C50856" w:rsidRDefault="00E34CFC" w:rsidP="00E34CFC">
      <w:pPr>
        <w:pStyle w:val="Corpsdetexte"/>
      </w:pPr>
      <w:r w:rsidRPr="009A50DE">
        <w:rPr>
          <w:lang w:val="fr-CA"/>
        </w:rPr>
        <w:t xml:space="preserve">La ligne suivante ajoute l’objet d’animation </w:t>
      </w:r>
      <w:r w:rsidRPr="009A50DE">
        <w:rPr>
          <w:i/>
          <w:iCs/>
          <w:lang w:val="fr-CA"/>
        </w:rPr>
        <w:t>leJPanelAnimation</w:t>
      </w:r>
      <w:r w:rsidRPr="009A50DE">
        <w:rPr>
          <w:lang w:val="fr-CA"/>
        </w:rPr>
        <w:t xml:space="preserve"> comme une composante de la fenêtre </w:t>
      </w:r>
      <w:hyperlink r:id="rId386" w:tooltip="class in javax.swing" w:history="1">
        <w:r w:rsidRPr="009A50DE">
          <w:rPr>
            <w:rStyle w:val="typenamelink1"/>
            <w:rFonts w:ascii="DejaVu Sans" w:hAnsi="DejaVu Sans"/>
            <w:color w:val="4A6782"/>
            <w:sz w:val="21"/>
            <w:szCs w:val="21"/>
            <w:lang w:val="fr-CA"/>
          </w:rPr>
          <w:t>JPanel</w:t>
        </w:r>
      </w:hyperlink>
      <w:r w:rsidRPr="009A50DE">
        <w:rPr>
          <w:lang w:val="fr-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lastRenderedPageBreak/>
        <w:t>Exercice</w:t>
      </w:r>
      <w:r>
        <w:t>. Reprenez l’application précédente en incluant votre entité préférée.</w:t>
      </w:r>
    </w:p>
    <w:p w14:paraId="31E21C8A" w14:textId="77777777" w:rsidR="00E34CFC" w:rsidRDefault="00E34CFC" w:rsidP="00E34CFC">
      <w:pPr>
        <w:pStyle w:val="Titre2"/>
      </w:pPr>
      <w:bookmarkStart w:id="189" w:name="_Toc47239883"/>
      <w:bookmarkStart w:id="190" w:name="_Toc154322410"/>
      <w:r>
        <w:t>Isoler le monde à animer du mécanisme d’animation</w:t>
      </w:r>
      <w:bookmarkEnd w:id="189"/>
      <w:bookmarkEnd w:id="19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8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B242BE" w:rsidRDefault="009808AD" w:rsidP="009808AD">
      <w:pPr>
        <w:pStyle w:val="Code"/>
        <w:rPr>
          <w:color w:val="000000"/>
          <w:lang w:val="en-US" w:eastAsia="zh-CN"/>
        </w:rPr>
      </w:pPr>
      <w:r w:rsidRPr="00B242BE">
        <w:rPr>
          <w:b/>
          <w:bCs/>
          <w:color w:val="800000"/>
          <w:lang w:val="en-US" w:eastAsia="zh-CN"/>
        </w:rPr>
        <w:t>import</w:t>
      </w:r>
      <w:r w:rsidRPr="00B242BE">
        <w:rPr>
          <w:color w:val="004A43"/>
          <w:lang w:val="en-US" w:eastAsia="zh-CN"/>
        </w:rPr>
        <w:t xml:space="preserve"> java</w:t>
      </w:r>
      <w:r w:rsidRPr="00B242BE">
        <w:rPr>
          <w:color w:val="808030"/>
          <w:lang w:val="en-US" w:eastAsia="zh-CN"/>
        </w:rPr>
        <w:t>.</w:t>
      </w:r>
      <w:r w:rsidRPr="00B242BE">
        <w:rPr>
          <w:color w:val="004A43"/>
          <w:lang w:val="en-US" w:eastAsia="zh-CN"/>
        </w:rPr>
        <w:t>awt</w:t>
      </w:r>
      <w:r w:rsidRPr="00B242BE">
        <w:rPr>
          <w:color w:val="808030"/>
          <w:lang w:val="en-US" w:eastAsia="zh-CN"/>
        </w:rPr>
        <w:t>.</w:t>
      </w:r>
      <w:r w:rsidRPr="00B242BE">
        <w:rPr>
          <w:b/>
          <w:bCs/>
          <w:color w:val="800000"/>
          <w:lang w:val="en-US" w:eastAsia="zh-CN"/>
        </w:rPr>
        <w:t>*</w:t>
      </w:r>
      <w:r w:rsidRPr="00B242BE">
        <w:rPr>
          <w:color w:val="800080"/>
          <w:lang w:val="en-US" w:eastAsia="zh-CN"/>
        </w:rPr>
        <w:t>;</w:t>
      </w:r>
    </w:p>
    <w:p w14:paraId="668DC119" w14:textId="77777777" w:rsidR="009808AD" w:rsidRPr="00B242BE" w:rsidRDefault="009808AD" w:rsidP="009808AD">
      <w:pPr>
        <w:pStyle w:val="Code"/>
        <w:rPr>
          <w:color w:val="000000"/>
          <w:lang w:val="en-US" w:eastAsia="zh-CN"/>
        </w:rPr>
      </w:pPr>
    </w:p>
    <w:p w14:paraId="6735B984" w14:textId="77777777" w:rsidR="009808AD" w:rsidRPr="00B242BE" w:rsidRDefault="009808AD" w:rsidP="009808AD">
      <w:pPr>
        <w:pStyle w:val="Code"/>
        <w:rPr>
          <w:color w:val="000000"/>
          <w:lang w:val="en-US" w:eastAsia="zh-CN"/>
        </w:rPr>
      </w:pPr>
      <w:r w:rsidRPr="00B242BE">
        <w:rPr>
          <w:b/>
          <w:bCs/>
          <w:color w:val="800000"/>
          <w:lang w:val="en-US" w:eastAsia="zh-CN"/>
        </w:rPr>
        <w:t>public</w:t>
      </w:r>
      <w:r w:rsidRPr="00B242BE">
        <w:rPr>
          <w:color w:val="000000"/>
          <w:lang w:val="en-US" w:eastAsia="zh-CN"/>
        </w:rPr>
        <w:t xml:space="preserve"> </w:t>
      </w:r>
      <w:r w:rsidRPr="00B242BE">
        <w:rPr>
          <w:b/>
          <w:bCs/>
          <w:color w:val="800000"/>
          <w:lang w:val="en-US" w:eastAsia="zh-CN"/>
        </w:rPr>
        <w:t>class</w:t>
      </w:r>
      <w:r w:rsidRPr="00B242BE">
        <w:rPr>
          <w:color w:val="000000"/>
          <w:lang w:val="en-US" w:eastAsia="zh-CN"/>
        </w:rPr>
        <w:t xml:space="preserve"> MondeAnime </w:t>
      </w:r>
      <w:r w:rsidRPr="00B242BE">
        <w:rPr>
          <w:color w:val="800080"/>
          <w:lang w:val="en-US" w:eastAsia="zh-CN"/>
        </w:rPr>
        <w:t>{</w:t>
      </w:r>
    </w:p>
    <w:p w14:paraId="131AEA34" w14:textId="77777777" w:rsidR="009808AD" w:rsidRPr="009808AD" w:rsidRDefault="009808AD" w:rsidP="009808AD">
      <w:pPr>
        <w:pStyle w:val="Code"/>
        <w:rPr>
          <w:color w:val="000000"/>
          <w:lang w:eastAsia="zh-CN"/>
        </w:rPr>
      </w:pPr>
      <w:r w:rsidRPr="00B242BE">
        <w:rPr>
          <w:color w:val="000000"/>
          <w:lang w:val="en-US"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B70207">
      <w:pPr>
        <w:pStyle w:val="Code"/>
        <w:keepNext w:val="0"/>
        <w:keepLines w:val="0"/>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lastRenderedPageBreak/>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4AC67316" w:rsidR="009808AD" w:rsidRDefault="009808AD" w:rsidP="009808AD">
      <w:pPr>
        <w:pStyle w:val="Code"/>
        <w:rPr>
          <w:color w:val="800080"/>
          <w:lang w:val="en-CA" w:eastAsia="zh-CN"/>
        </w:rPr>
      </w:pPr>
      <w:r w:rsidRPr="009808AD">
        <w:rPr>
          <w:color w:val="800080"/>
          <w:lang w:val="en-CA" w:eastAsia="zh-CN"/>
        </w:rPr>
        <w:t>}</w:t>
      </w:r>
    </w:p>
    <w:p w14:paraId="3A39EC4F" w14:textId="77777777" w:rsidR="003E5B17" w:rsidRPr="009808AD" w:rsidRDefault="003E5B17" w:rsidP="009808AD">
      <w:pPr>
        <w:pStyle w:val="Code"/>
        <w:rPr>
          <w:color w:val="000000"/>
          <w:lang w:val="en-CA" w:eastAsia="zh-CN"/>
        </w:rPr>
      </w:pPr>
    </w:p>
    <w:p w14:paraId="2C3B1002" w14:textId="77777777" w:rsidR="00E34CFC" w:rsidRDefault="00E34CFC" w:rsidP="00E34CFC">
      <w:pPr>
        <w:pStyle w:val="Corpsdetexte"/>
      </w:pPr>
    </w:p>
    <w:p w14:paraId="70E1ECAC" w14:textId="77777777" w:rsidR="00E34CFC" w:rsidRDefault="0020026C" w:rsidP="00E34CFC">
      <w:pPr>
        <w:pStyle w:val="Corpsdetexte"/>
        <w:jc w:val="center"/>
      </w:pPr>
      <w:r>
        <w:rPr>
          <w:noProof/>
        </w:rPr>
        <w:object w:dxaOrig="12527" w:dyaOrig="10757" w14:anchorId="6F7D8C01">
          <v:shape id="_x0000_i1030" type="#_x0000_t75" alt="" style="width:271.9pt;height:232.1pt;mso-width-percent:0;mso-height-percent:0;mso-width-percent:0;mso-height-percent:0" o:ole="">
            <v:imagedata r:id="rId388" o:title=""/>
          </v:shape>
          <o:OLEObject Type="Embed" ProgID="MSPhotoEd.3" ShapeID="_x0000_i1030" DrawAspect="Content" ObjectID="_1765267595" r:id="rId389"/>
        </w:object>
      </w:r>
    </w:p>
    <w:p w14:paraId="26417B6C" w14:textId="5651DEE5" w:rsidR="00E34CFC" w:rsidRDefault="00E34CFC" w:rsidP="00B70207">
      <w:pPr>
        <w:pStyle w:val="Lgende"/>
        <w:keepNext/>
        <w:keepLines/>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w:t>
      </w:r>
      <w:r>
        <w:lastRenderedPageBreak/>
        <w:t xml:space="preserve">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3D9F0990" w14:textId="77777777" w:rsidR="00EF7B00" w:rsidRDefault="00000000" w:rsidP="00EF04CB">
      <w:pPr>
        <w:pStyle w:val="Corpsdetexte"/>
        <w:keepNext/>
        <w:keepLines/>
        <w:rPr>
          <w:rFonts w:ascii="Segoe UI" w:hAnsi="Segoe UI" w:cs="Segoe UI"/>
          <w:b/>
          <w:bCs/>
          <w:color w:val="586069"/>
          <w:lang w:val="fr-CA"/>
        </w:rPr>
      </w:pPr>
      <w:hyperlink r:id="rId39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91" w:name="OLE_LINK42"/>
      <w:bookmarkStart w:id="192" w:name="OLE_LINK43"/>
      <w:r w:rsidR="00EF04CB">
        <w:rPr>
          <w:rFonts w:ascii="Segoe UI" w:hAnsi="Segoe UI" w:cs="Segoe UI"/>
          <w:b/>
          <w:bCs/>
          <w:color w:val="586069"/>
          <w:lang w:val="fr-CA"/>
        </w:rPr>
        <w:t>chapitre_8/</w:t>
      </w:r>
    </w:p>
    <w:p w14:paraId="6567B968" w14:textId="6CA97FF7" w:rsidR="00E34CFC" w:rsidRPr="001B28E6" w:rsidRDefault="00EF04CB" w:rsidP="00EF04CB">
      <w:pPr>
        <w:pStyle w:val="Corpsdetexte"/>
        <w:keepNext/>
        <w:keepLines/>
      </w:pPr>
      <w:r>
        <w:rPr>
          <w:rFonts w:ascii="Segoe UI" w:hAnsi="Segoe UI" w:cs="Segoe UI"/>
          <w:b/>
          <w:bCs/>
          <w:color w:val="586069"/>
          <w:lang w:val="fr-CA"/>
        </w:rPr>
        <w:t>J</w:t>
      </w:r>
      <w:r w:rsidR="00E34CFC" w:rsidRPr="002C23EA">
        <w:rPr>
          <w:rFonts w:ascii="Segoe UI" w:hAnsi="Segoe UI" w:cs="Segoe UI"/>
          <w:b/>
          <w:bCs/>
          <w:color w:val="586069"/>
          <w:lang w:val="fr-CA"/>
        </w:rPr>
        <w:t>PanelAvecTimerAnimeMondeAnime.java</w:t>
      </w:r>
      <w:bookmarkEnd w:id="191"/>
      <w:bookmarkEnd w:id="19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363328BC" w14:textId="77777777" w:rsidR="00EF04CB" w:rsidRPr="009A50DE" w:rsidRDefault="00EF04CB" w:rsidP="00B70207">
      <w:pPr>
        <w:pStyle w:val="Code"/>
        <w:keepNext w:val="0"/>
        <w:keepLines w:val="0"/>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leMondeAnime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MondeAnime</w:t>
      </w:r>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B70207">
      <w:pPr>
        <w:pStyle w:val="Code"/>
        <w:keepNext w:val="0"/>
        <w:keepLines w:val="0"/>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39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93" w:name="OLE_LINK44"/>
      <w:bookmarkStart w:id="19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93"/>
      <w:bookmarkEnd w:id="19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color w:val="000000"/>
          <w:lang w:val="en-CA" w:eastAsia="zh-CN"/>
        </w:rPr>
        <w:t xml:space="preserve">JPanelAvecTimerAnimeMondeAnime leJPanelAnimation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JPanelAvecTimerAnimeMondeAnime</w:t>
      </w:r>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LARGEURJPANEL</w:t>
      </w:r>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5B2B59F4" w:rsidR="00EF04CB" w:rsidRDefault="00EF04CB" w:rsidP="00EF04CB">
      <w:pPr>
        <w:pStyle w:val="Code"/>
        <w:rPr>
          <w:color w:val="800080"/>
          <w:lang w:val="fr-FR" w:eastAsia="zh-CN"/>
        </w:rPr>
      </w:pPr>
      <w:r w:rsidRPr="00C50856">
        <w:rPr>
          <w:color w:val="800080"/>
          <w:lang w:val="fr-FR" w:eastAsia="zh-CN"/>
        </w:rPr>
        <w:t>}</w:t>
      </w:r>
    </w:p>
    <w:p w14:paraId="2926DBE1" w14:textId="77777777" w:rsidR="003E5B17" w:rsidRPr="00C50856" w:rsidRDefault="003E5B17" w:rsidP="00EF04CB">
      <w:pPr>
        <w:pStyle w:val="Code"/>
        <w:rPr>
          <w:color w:val="000000"/>
          <w:lang w:val="fr-FR" w:eastAsia="zh-CN"/>
        </w:rPr>
      </w:pP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F7B00">
      <w:pPr>
        <w:pStyle w:val="Corpsdetexte"/>
        <w:keepNext/>
        <w:keepLines/>
        <w:numPr>
          <w:ilvl w:val="0"/>
          <w:numId w:val="17"/>
        </w:numPr>
        <w:rPr>
          <w:b/>
          <w:bCs/>
        </w:rPr>
      </w:pPr>
      <w:r w:rsidRPr="00752910">
        <w:rPr>
          <w:b/>
          <w:bCs/>
        </w:rPr>
        <w:lastRenderedPageBreak/>
        <w:t>Animation par boucle explicite</w:t>
      </w:r>
    </w:p>
    <w:p w14:paraId="43F855E0" w14:textId="77777777" w:rsidR="00E34CFC" w:rsidRDefault="00E34CFC" w:rsidP="00EF7B00">
      <w:pPr>
        <w:pStyle w:val="Corpsdetexte"/>
        <w:keepNext/>
        <w:keepLines/>
      </w:pPr>
      <w:r>
        <w:t xml:space="preserve">Dans l’exemple suivant, un </w:t>
      </w:r>
      <w:hyperlink r:id="rId39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39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95" w:name="OLE_LINK47"/>
      <w:bookmarkStart w:id="19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95"/>
      <w:bookmarkEnd w:id="19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JPanelAvecBoucleAnimeMondeAnime </w:t>
      </w:r>
      <w:r w:rsidRPr="009A50DE">
        <w:rPr>
          <w:b/>
          <w:bCs/>
          <w:color w:val="800000"/>
          <w:lang w:val="en-CA" w:eastAsia="zh-CN"/>
        </w:rPr>
        <w:t>extends</w:t>
      </w:r>
      <w:r w:rsidRPr="009A50DE">
        <w:rPr>
          <w:color w:val="000000"/>
          <w:lang w:val="en-CA" w:eastAsia="zh-CN"/>
        </w:rPr>
        <w:t xml:space="preserve"> JPanel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B70207">
      <w:pPr>
        <w:pStyle w:val="Code"/>
        <w:keepNext w:val="0"/>
        <w:keepLines w:val="0"/>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52CE1257" w:rsidR="00EF04CB" w:rsidRDefault="00EF04CB" w:rsidP="00EF04CB">
      <w:pPr>
        <w:pStyle w:val="Code"/>
        <w:rPr>
          <w:color w:val="800080"/>
          <w:lang w:val="fr-FR" w:eastAsia="zh-CN"/>
        </w:rPr>
      </w:pPr>
      <w:r w:rsidRPr="00C50856">
        <w:rPr>
          <w:color w:val="800080"/>
          <w:lang w:val="fr-FR" w:eastAsia="zh-CN"/>
        </w:rPr>
        <w:t>}</w:t>
      </w:r>
    </w:p>
    <w:p w14:paraId="46A27802" w14:textId="77777777" w:rsidR="003E5B17" w:rsidRPr="00C50856" w:rsidRDefault="003E5B17" w:rsidP="00EF04CB">
      <w:pPr>
        <w:pStyle w:val="Code"/>
        <w:rPr>
          <w:color w:val="000000"/>
          <w:lang w:val="fr-FR" w:eastAsia="zh-CN"/>
        </w:rPr>
      </w:pP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39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r w:rsidRPr="009A50DE">
        <w:rPr>
          <w:rFonts w:ascii="Courier New" w:hAnsi="Courier New" w:cs="Courier New"/>
          <w:highlight w:val="yellow"/>
          <w:lang w:val="fr-CA"/>
        </w:rPr>
        <w:t>leMondeAnime.prochaineScene()</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Corpsdetexte"/>
        <w:rPr>
          <w:lang w:val="fr-CA"/>
        </w:rPr>
      </w:pPr>
      <w:r w:rsidRPr="009A50DE">
        <w:rPr>
          <w:lang w:val="fr-CA"/>
        </w:rPr>
        <w:t xml:space="preserve">La sous-classe </w:t>
      </w:r>
      <w:r w:rsidRPr="009A50DE">
        <w:rPr>
          <w:i/>
          <w:iCs/>
          <w:lang w:val="fr-CA"/>
        </w:rPr>
        <w:t>JFrameIncluantJPanelAvecBoucleAnimeMondeAnime</w:t>
      </w:r>
      <w:r w:rsidRPr="009A50DE">
        <w:rPr>
          <w:lang w:val="fr-CA"/>
        </w:rPr>
        <w:t xml:space="preserve"> de </w:t>
      </w:r>
      <w:hyperlink r:id="rId396" w:tooltip="class in javax.swing" w:history="1">
        <w:r w:rsidRPr="009A50DE">
          <w:rPr>
            <w:rStyle w:val="typenamelink1"/>
            <w:rFonts w:ascii="DejaVu Sans" w:hAnsi="DejaVu Sans"/>
            <w:color w:val="4A6782"/>
            <w:sz w:val="21"/>
            <w:szCs w:val="21"/>
            <w:lang w:val="fr-CA"/>
          </w:rPr>
          <w:t>JFrame</w:t>
        </w:r>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r w:rsidRPr="009A50DE">
        <w:rPr>
          <w:i/>
          <w:iCs/>
          <w:lang w:val="fr-CA"/>
        </w:rPr>
        <w:t>JPanelAvecBoucleAnimeMondeAnime</w:t>
      </w:r>
      <w:r w:rsidRPr="009A50DE">
        <w:rPr>
          <w:lang w:val="fr-CA"/>
        </w:rPr>
        <w:t xml:space="preserve"> pour afficher l’animation dans une fenêtre :</w:t>
      </w:r>
    </w:p>
    <w:p w14:paraId="17F5D0E3" w14:textId="77777777" w:rsidR="00E34CFC" w:rsidRPr="009A50DE" w:rsidRDefault="00000000" w:rsidP="00E34CFC">
      <w:pPr>
        <w:pStyle w:val="Corpsdetexte"/>
        <w:rPr>
          <w:lang w:val="fr-CA"/>
        </w:rPr>
      </w:pPr>
      <w:hyperlink r:id="rId397" w:history="1">
        <w:r w:rsidR="00E34CFC" w:rsidRPr="009A50DE">
          <w:rPr>
            <w:rFonts w:ascii="Segoe UI" w:hAnsi="Segoe UI" w:cs="Segoe UI"/>
            <w:color w:val="0366D6"/>
            <w:lang w:val="fr-CA"/>
          </w:rPr>
          <w:t>JavaPasAPas</w:t>
        </w:r>
      </w:hyperlink>
      <w:r w:rsidR="00E34CFC" w:rsidRPr="009A50DE">
        <w:rPr>
          <w:rFonts w:ascii="Segoe UI" w:hAnsi="Segoe UI" w:cs="Segoe UI"/>
          <w:color w:val="586069"/>
          <w:lang w:val="fr-CA"/>
        </w:rPr>
        <w:t>/</w:t>
      </w:r>
      <w:r w:rsidR="00E34CFC"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public JFrameIncluantJPanelAvecBoucleAnimeMondeAnime()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lastRenderedPageBreak/>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97" w:name="_Toc47239884"/>
      <w:bookmarkStart w:id="198" w:name="_Toc154322411"/>
      <w:r>
        <w:t>Développement du jeu</w:t>
      </w:r>
      <w:bookmarkEnd w:id="197"/>
      <w:bookmarkEnd w:id="19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20026C" w:rsidP="007256AA">
      <w:pPr>
        <w:pStyle w:val="Corpsdetexte"/>
        <w:jc w:val="center"/>
      </w:pPr>
      <w:r>
        <w:rPr>
          <w:noProof/>
        </w:rPr>
        <w:object w:dxaOrig="8431" w:dyaOrig="6329" w14:anchorId="61381A31">
          <v:shape id="_x0000_i1029" type="#_x0000_t75" alt="" style="width:352.5pt;height:267.6pt;mso-width-percent:0;mso-height-percent:0;mso-width-percent:0;mso-height-percent:0" o:ole="">
            <v:imagedata r:id="rId398" o:title=""/>
          </v:shape>
          <o:OLEObject Type="Embed" ProgID="MSPhotoEd.3" ShapeID="_x0000_i1029" DrawAspect="Content" ObjectID="_1765267596" r:id="rId39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lastRenderedPageBreak/>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0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visible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setY</w:t>
      </w:r>
      <w:r w:rsidRPr="009A50DE">
        <w:rPr>
          <w:color w:val="808030"/>
          <w:lang w:eastAsia="zh-CN"/>
        </w:rPr>
        <w:t>(</w:t>
      </w:r>
      <w:r w:rsidRPr="009A50DE">
        <w:rPr>
          <w:color w:val="BB7977"/>
          <w:lang w:eastAsia="zh-CN"/>
        </w:rPr>
        <w:t>int</w:t>
      </w:r>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6C9E811B" w14:textId="7D01861B"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B70207">
      <w:pPr>
        <w:pStyle w:val="Code"/>
        <w:keepNext w:val="0"/>
        <w:keepLines w:val="0"/>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int</w:t>
      </w:r>
      <w:r w:rsidRPr="009A50DE">
        <w:rPr>
          <w:color w:val="000000"/>
          <w:lang w:eastAsia="zh-CN"/>
        </w:rPr>
        <w:t xml:space="preserve"> getHauteur</w:t>
      </w:r>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vitesseY</w:t>
      </w:r>
      <w:r w:rsidRPr="009A50DE">
        <w:rPr>
          <w:color w:val="800080"/>
          <w:lang w:val="en-CA" w:eastAsia="zh-CN"/>
        </w:rPr>
        <w:t>;</w:t>
      </w:r>
    </w:p>
    <w:p w14:paraId="2EAF07DF" w14:textId="6E03DB2A" w:rsidR="00EF04CB" w:rsidRPr="00EF04CB" w:rsidRDefault="00EF04CB" w:rsidP="00B70207">
      <w:pPr>
        <w:pStyle w:val="Code"/>
        <w:keepNext w:val="0"/>
        <w:keepLines w:val="0"/>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B70207">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B70207">
      <w:pPr>
        <w:pStyle w:val="Code"/>
        <w:rPr>
          <w:color w:val="000000"/>
          <w:lang w:val="fr-FR" w:eastAsia="zh-CN"/>
        </w:rPr>
      </w:pPr>
    </w:p>
    <w:p w14:paraId="5874EF9E"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B70207">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B70207">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B70207">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B70207">
      <w:pPr>
        <w:pStyle w:val="Code"/>
        <w:rPr>
          <w:color w:val="000000"/>
          <w:lang w:val="fr-FR" w:eastAsia="zh-CN"/>
        </w:rPr>
      </w:pPr>
    </w:p>
    <w:p w14:paraId="0E5478B2"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B70207">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B70207">
      <w:pPr>
        <w:pStyle w:val="Code"/>
        <w:rPr>
          <w:color w:val="000000"/>
          <w:lang w:val="fr-FR" w:eastAsia="zh-CN"/>
        </w:rPr>
      </w:pPr>
    </w:p>
    <w:p w14:paraId="5B079CE3"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color w:val="696969"/>
          <w:lang w:val="fr-FR" w:eastAsia="zh-CN"/>
        </w:rPr>
        <w:t>// Effacer l'entité</w:t>
      </w:r>
    </w:p>
    <w:p w14:paraId="4E1A8BE0" w14:textId="77777777" w:rsidR="00EF04CB" w:rsidRPr="00EF04CB" w:rsidRDefault="00EF04CB" w:rsidP="00B7020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B70207">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B70207">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B70207">
      <w:pPr>
        <w:pStyle w:val="Code"/>
        <w:rPr>
          <w:color w:val="000000"/>
          <w:lang w:val="en-CA" w:eastAsia="zh-CN"/>
        </w:rPr>
      </w:pPr>
      <w:r w:rsidRPr="00EF04CB">
        <w:rPr>
          <w:color w:val="800080"/>
          <w:lang w:val="en-CA" w:eastAsia="zh-CN"/>
        </w:rPr>
        <w:t>}</w:t>
      </w:r>
    </w:p>
    <w:p w14:paraId="2B354248" w14:textId="77777777" w:rsidR="00E34CFC" w:rsidRDefault="0020026C" w:rsidP="00E34CFC">
      <w:pPr>
        <w:pStyle w:val="Corpsdetexte"/>
        <w:jc w:val="center"/>
      </w:pPr>
      <w:r>
        <w:rPr>
          <w:noProof/>
        </w:rPr>
        <w:object w:dxaOrig="8596" w:dyaOrig="11624" w14:anchorId="5CF3D7DB">
          <v:shape id="_x0000_i1028" type="#_x0000_t75" alt="" style="width:281.55pt;height:381.5pt;mso-width-percent:0;mso-height-percent:0;mso-width-percent:0;mso-height-percent:0" o:ole="">
            <v:imagedata r:id="rId402" o:title=""/>
          </v:shape>
          <o:OLEObject Type="Embed" ProgID="MSPhotoEd.3" ShapeID="_x0000_i1028" DrawAspect="Content" ObjectID="_1765267597" r:id="rId403"/>
        </w:object>
      </w:r>
    </w:p>
    <w:p w14:paraId="353C8472" w14:textId="3F81E8BF"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75CAAD11" w14:textId="77777777" w:rsidR="003E5B17" w:rsidRPr="003E5B17" w:rsidRDefault="003E5B17" w:rsidP="003E5B17">
      <w:pPr>
        <w:pStyle w:val="Corpsdetexte"/>
      </w:pP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B70207">
      <w:pPr>
        <w:pStyle w:val="Corpsdetexte"/>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B70207">
      <w:pPr>
        <w:pStyle w:val="Corpsdetexte"/>
        <w:keepNext/>
        <w:keepLines/>
      </w:pPr>
      <w:hyperlink r:id="rId40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B70207">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B70207">
      <w:pPr>
        <w:pStyle w:val="Code"/>
        <w:rPr>
          <w:color w:val="000000"/>
          <w:lang w:eastAsia="zh-CN"/>
        </w:rPr>
      </w:pPr>
    </w:p>
    <w:p w14:paraId="359DC2C4" w14:textId="77777777" w:rsidR="00C44445" w:rsidRPr="00C44445" w:rsidRDefault="00C44445" w:rsidP="00B70207">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B70207">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0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0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lastRenderedPageBreak/>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0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141AB5E" w:rsidR="00C44445" w:rsidRDefault="00C44445" w:rsidP="00C44445">
      <w:pPr>
        <w:pStyle w:val="Code"/>
        <w:rPr>
          <w:color w:val="800080"/>
          <w:lang w:val="fr-FR" w:eastAsia="zh-CN"/>
        </w:rPr>
      </w:pPr>
      <w:r w:rsidRPr="00C50856">
        <w:rPr>
          <w:color w:val="800080"/>
          <w:lang w:val="fr-FR" w:eastAsia="zh-CN"/>
        </w:rPr>
        <w:t>}</w:t>
      </w:r>
    </w:p>
    <w:p w14:paraId="7F582A42" w14:textId="77777777" w:rsidR="003E5B17" w:rsidRPr="00C50856" w:rsidRDefault="003E5B17" w:rsidP="00C44445">
      <w:pPr>
        <w:pStyle w:val="Code"/>
        <w:rPr>
          <w:color w:val="000000"/>
          <w:lang w:val="fr-FR" w:eastAsia="zh-CN"/>
        </w:rPr>
      </w:pP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lastRenderedPageBreak/>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1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45A2294" w:rsidR="00C44445" w:rsidRDefault="00C44445" w:rsidP="00C44445">
      <w:pPr>
        <w:pStyle w:val="Code"/>
        <w:rPr>
          <w:color w:val="800080"/>
          <w:lang w:val="en-CA" w:eastAsia="zh-CN"/>
        </w:rPr>
      </w:pPr>
      <w:r w:rsidRPr="00C44445">
        <w:rPr>
          <w:color w:val="800080"/>
          <w:lang w:val="en-CA" w:eastAsia="zh-CN"/>
        </w:rPr>
        <w:t>}</w:t>
      </w:r>
    </w:p>
    <w:p w14:paraId="40ED8AAA" w14:textId="77777777" w:rsidR="003E5B17" w:rsidRPr="00C44445" w:rsidRDefault="003E5B17" w:rsidP="00C44445">
      <w:pPr>
        <w:pStyle w:val="Code"/>
        <w:rPr>
          <w:color w:val="000000"/>
          <w:lang w:val="en-CA" w:eastAsia="zh-CN"/>
        </w:rPr>
      </w:pP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0C2808CC" w14:textId="77777777" w:rsidR="00EF7B00" w:rsidRDefault="00000000" w:rsidP="00C44445">
      <w:pPr>
        <w:pStyle w:val="Corpsdetexte"/>
        <w:keepNext/>
        <w:keepLines/>
        <w:rPr>
          <w:rFonts w:ascii="Segoe UI" w:hAnsi="Segoe UI" w:cs="Segoe UI"/>
          <w:color w:val="586069"/>
          <w:lang w:val="fr-CA"/>
        </w:rPr>
      </w:pPr>
      <w:hyperlink r:id="rId41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p>
    <w:p w14:paraId="3BC13FAF" w14:textId="2D6B65AA" w:rsidR="00E34CFC" w:rsidRPr="00E66BE9" w:rsidRDefault="00E34CFC" w:rsidP="00C44445">
      <w:pPr>
        <w:pStyle w:val="Corpsdetexte"/>
        <w:keepNext/>
        <w:keepLines/>
      </w:pPr>
      <w:r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imagesAnimation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r w:rsidRPr="009A50DE">
        <w:rPr>
          <w:color w:val="000000"/>
          <w:lang w:val="en-CA" w:eastAsia="zh-CN"/>
        </w:rPr>
        <w:t>nombreEtats</w:t>
      </w:r>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73ED822F" w:rsidR="00E34CFC" w:rsidRDefault="00C44445" w:rsidP="00C44445">
      <w:pPr>
        <w:pStyle w:val="Code"/>
        <w:rPr>
          <w:color w:val="800080"/>
          <w:lang w:val="fr-FR" w:eastAsia="zh-CN"/>
        </w:rPr>
      </w:pPr>
      <w:r w:rsidRPr="00C50856">
        <w:rPr>
          <w:color w:val="800080"/>
          <w:lang w:val="fr-FR" w:eastAsia="zh-CN"/>
        </w:rPr>
        <w:t>}</w:t>
      </w:r>
    </w:p>
    <w:p w14:paraId="79A82A86" w14:textId="77777777" w:rsidR="003E5B17" w:rsidRPr="00C50856" w:rsidRDefault="003E5B17" w:rsidP="00C44445">
      <w:pPr>
        <w:pStyle w:val="Code"/>
        <w:rPr>
          <w:color w:val="000000"/>
          <w:lang w:val="fr-FR" w:eastAsia="zh-CN"/>
        </w:rPr>
      </w:pP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lastRenderedPageBreak/>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20026C" w:rsidP="00E34CFC">
      <w:pPr>
        <w:pStyle w:val="Corpsdetexte"/>
      </w:pPr>
      <w:r>
        <w:rPr>
          <w:noProof/>
        </w:rPr>
        <w:object w:dxaOrig="19244" w:dyaOrig="4276" w14:anchorId="0A03D8F0">
          <v:shape id="_x0000_i1027" type="#_x0000_t75" alt="" style="width:329.9pt;height:73.05pt;mso-width-percent:0;mso-height-percent:0;mso-width-percent:0;mso-height-percent:0" o:ole="">
            <v:imagedata r:id="rId415" o:title=""/>
          </v:shape>
          <o:OLEObject Type="Embed" ProgID="Visio.Drawing.11" ShapeID="_x0000_i1027" DrawAspect="Content" ObjectID="_1765267598" r:id="rId41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30796ECA" w14:textId="76E62C02" w:rsidR="00E5463B" w:rsidRPr="00EF7B00" w:rsidRDefault="00E34CFC" w:rsidP="00EF7B00">
      <w:pPr>
        <w:rPr>
          <w:rFonts w:ascii="Courier New" w:hAnsi="Courier New" w:cs="Courier New"/>
        </w:rPr>
      </w:pPr>
      <w:r w:rsidRPr="00E5463B">
        <w:rPr>
          <w:rFonts w:ascii="Courier New" w:hAnsi="Courier New" w:cs="Courier New"/>
        </w:rPr>
        <w:t xml:space="preserve">    protected Image imagesAnimation[];</w:t>
      </w: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lastRenderedPageBreak/>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3E47B8A1"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lastRenderedPageBreak/>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lastRenderedPageBreak/>
        <w:t xml:space="preserve">    </w:t>
      </w:r>
      <w:r w:rsidRPr="00C50856">
        <w:rPr>
          <w:rFonts w:ascii="Courier New" w:hAnsi="Courier New" w:cs="Courier New"/>
        </w:rPr>
        <w:t>}</w:t>
      </w:r>
    </w:p>
    <w:p w14:paraId="03A43298" w14:textId="77777777" w:rsidR="00E34CFC" w:rsidRDefault="00E34CFC" w:rsidP="00E34CFC">
      <w:pPr>
        <w:rPr>
          <w:rFonts w:ascii="Courier New" w:hAnsi="Courier New" w:cs="Courier New"/>
          <w:lang w:val="fr-CA"/>
        </w:rPr>
      </w:pPr>
      <w:r w:rsidRPr="008C1272">
        <w:rPr>
          <w:rFonts w:ascii="Courier New" w:hAnsi="Courier New" w:cs="Courier New"/>
          <w:lang w:val="fr-CA"/>
        </w:rPr>
        <w:t>}</w:t>
      </w:r>
    </w:p>
    <w:p w14:paraId="48791449" w14:textId="77777777" w:rsidR="00EF7B00" w:rsidRPr="008C1272" w:rsidRDefault="00EF7B00" w:rsidP="00E34CFC">
      <w:pPr>
        <w:rPr>
          <w:rFonts w:ascii="Courier New" w:hAnsi="Courier New" w:cs="Courier New"/>
          <w:lang w:val="fr-CA"/>
        </w:rPr>
      </w:pP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i = 0; i &lt; tableauDe5Int.length; i++)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System.out.println(i+" "+ tableauDe5Int[i]);</w:t>
      </w:r>
    </w:p>
    <w:p w14:paraId="0AE7F232" w14:textId="77777777" w:rsidR="00E34CFC" w:rsidRPr="009A50DE"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unInt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System.out.println(unInt);</w:t>
      </w:r>
    </w:p>
    <w:p w14:paraId="149F6B3A" w14:textId="77777777" w:rsidR="00E34CFC" w:rsidRPr="009A50DE"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6D7BD3">
      <w:pPr>
        <w:pStyle w:val="Corpsdetexte"/>
        <w:keepNext/>
        <w:keepLines/>
        <w:rPr>
          <w:lang w:val="fr-CA"/>
        </w:rPr>
      </w:pPr>
      <w:r w:rsidRPr="00724C9F">
        <w:rPr>
          <w:b/>
          <w:lang w:val="fr-CA"/>
        </w:rPr>
        <w:lastRenderedPageBreak/>
        <w:t>Exemple</w:t>
      </w:r>
      <w:r>
        <w:rPr>
          <w:lang w:val="fr-CA"/>
        </w:rPr>
        <w:t>. L’exemple suivant illustre l’utilisation d’un tableau à deux dimensions (matrice).</w:t>
      </w:r>
    </w:p>
    <w:p w14:paraId="04AB2FA7" w14:textId="77777777" w:rsidR="006D7BD3" w:rsidRPr="006D7BD3" w:rsidRDefault="006D7BD3" w:rsidP="006D7BD3">
      <w:pPr>
        <w:pStyle w:val="Code"/>
        <w:rPr>
          <w:lang w:eastAsia="fr-CA"/>
        </w:rPr>
      </w:pPr>
      <w:r w:rsidRPr="006D7BD3">
        <w:rPr>
          <w:b/>
          <w:bCs/>
          <w:color w:val="800000"/>
          <w:lang w:eastAsia="fr-CA"/>
        </w:rPr>
        <w:t>public</w:t>
      </w:r>
      <w:r w:rsidRPr="006D7BD3">
        <w:rPr>
          <w:lang w:eastAsia="fr-CA"/>
        </w:rPr>
        <w:t xml:space="preserve"> </w:t>
      </w:r>
      <w:r w:rsidRPr="006D7BD3">
        <w:rPr>
          <w:b/>
          <w:bCs/>
          <w:color w:val="800000"/>
          <w:lang w:eastAsia="fr-CA"/>
        </w:rPr>
        <w:t>class</w:t>
      </w:r>
      <w:r w:rsidRPr="006D7BD3">
        <w:rPr>
          <w:lang w:eastAsia="fr-CA"/>
        </w:rPr>
        <w:t xml:space="preserve"> ExempleTableau </w:t>
      </w:r>
      <w:r w:rsidRPr="006D7BD3">
        <w:rPr>
          <w:color w:val="800080"/>
          <w:lang w:eastAsia="fr-CA"/>
        </w:rPr>
        <w:t>{</w:t>
      </w:r>
    </w:p>
    <w:p w14:paraId="364FC5A7" w14:textId="77777777" w:rsidR="006D7BD3" w:rsidRPr="006D7BD3" w:rsidRDefault="006D7BD3" w:rsidP="006D7BD3">
      <w:pPr>
        <w:pStyle w:val="Code"/>
        <w:rPr>
          <w:lang w:eastAsia="fr-CA"/>
        </w:rPr>
      </w:pPr>
      <w:r w:rsidRPr="006D7BD3">
        <w:rPr>
          <w:lang w:eastAsia="fr-CA"/>
        </w:rPr>
        <w:t xml:space="preserve">    </w:t>
      </w:r>
      <w:r w:rsidRPr="006D7BD3">
        <w:rPr>
          <w:b/>
          <w:bCs/>
          <w:color w:val="800000"/>
          <w:lang w:eastAsia="fr-CA"/>
        </w:rPr>
        <w:t>public</w:t>
      </w:r>
      <w:r w:rsidRPr="006D7BD3">
        <w:rPr>
          <w:lang w:eastAsia="fr-CA"/>
        </w:rPr>
        <w:t xml:space="preserve"> </w:t>
      </w:r>
      <w:r w:rsidRPr="006D7BD3">
        <w:rPr>
          <w:b/>
          <w:bCs/>
          <w:color w:val="800000"/>
          <w:lang w:eastAsia="fr-CA"/>
        </w:rPr>
        <w:t>static</w:t>
      </w:r>
      <w:r w:rsidRPr="006D7BD3">
        <w:rPr>
          <w:lang w:eastAsia="fr-CA"/>
        </w:rPr>
        <w:t xml:space="preserve"> </w:t>
      </w:r>
      <w:r w:rsidRPr="006D7BD3">
        <w:rPr>
          <w:color w:val="BB7977"/>
          <w:lang w:eastAsia="fr-CA"/>
        </w:rPr>
        <w:t>void</w:t>
      </w:r>
      <w:r w:rsidRPr="006D7BD3">
        <w:rPr>
          <w:lang w:eastAsia="fr-CA"/>
        </w:rPr>
        <w:t xml:space="preserve"> main</w:t>
      </w:r>
      <w:r w:rsidRPr="006D7BD3">
        <w:rPr>
          <w:color w:val="808030"/>
          <w:lang w:eastAsia="fr-CA"/>
        </w:rPr>
        <w:t>(</w:t>
      </w:r>
      <w:r w:rsidRPr="006D7BD3">
        <w:rPr>
          <w:b/>
          <w:bCs/>
          <w:color w:val="BB7977"/>
          <w:lang w:eastAsia="fr-CA"/>
        </w:rPr>
        <w:t>String</w:t>
      </w:r>
      <w:r w:rsidRPr="006D7BD3">
        <w:rPr>
          <w:color w:val="808030"/>
          <w:lang w:eastAsia="fr-CA"/>
        </w:rPr>
        <w:t>[]</w:t>
      </w:r>
      <w:r w:rsidRPr="006D7BD3">
        <w:rPr>
          <w:lang w:eastAsia="fr-CA"/>
        </w:rPr>
        <w:t xml:space="preserve"> args</w:t>
      </w:r>
      <w:r w:rsidRPr="006D7BD3">
        <w:rPr>
          <w:color w:val="808030"/>
          <w:lang w:eastAsia="fr-CA"/>
        </w:rPr>
        <w:t>)</w:t>
      </w:r>
      <w:r w:rsidRPr="006D7BD3">
        <w:rPr>
          <w:lang w:eastAsia="fr-CA"/>
        </w:rPr>
        <w:t xml:space="preserve"> </w:t>
      </w:r>
      <w:r w:rsidRPr="006D7BD3">
        <w:rPr>
          <w:color w:val="800080"/>
          <w:lang w:eastAsia="fr-CA"/>
        </w:rPr>
        <w:t>{</w:t>
      </w:r>
    </w:p>
    <w:p w14:paraId="2D5E630C" w14:textId="77777777" w:rsidR="006D7BD3" w:rsidRPr="006D7BD3" w:rsidRDefault="006D7BD3" w:rsidP="006D7BD3">
      <w:pPr>
        <w:pStyle w:val="Code"/>
        <w:rPr>
          <w:lang w:eastAsia="fr-CA"/>
        </w:rPr>
      </w:pPr>
      <w:r w:rsidRPr="006D7BD3">
        <w:rPr>
          <w:lang w:eastAsia="fr-CA"/>
        </w:rPr>
        <w:t xml:space="preserve">        </w:t>
      </w:r>
      <w:r w:rsidRPr="006D7BD3">
        <w:rPr>
          <w:color w:val="BB7977"/>
          <w:lang w:eastAsia="fr-CA"/>
        </w:rPr>
        <w:t>int</w:t>
      </w:r>
      <w:r w:rsidRPr="006D7BD3">
        <w:rPr>
          <w:lang w:eastAsia="fr-CA"/>
        </w:rPr>
        <w:t xml:space="preserve"> tableauDe5Int</w:t>
      </w:r>
      <w:r w:rsidRPr="006D7BD3">
        <w:rPr>
          <w:color w:val="808030"/>
          <w:lang w:eastAsia="fr-CA"/>
        </w:rPr>
        <w:t>[]</w:t>
      </w:r>
      <w:r w:rsidRPr="006D7BD3">
        <w:rPr>
          <w:lang w:eastAsia="fr-CA"/>
        </w:rPr>
        <w:t xml:space="preserve"> </w:t>
      </w:r>
      <w:r w:rsidRPr="006D7BD3">
        <w:rPr>
          <w:color w:val="808030"/>
          <w:lang w:eastAsia="fr-CA"/>
        </w:rPr>
        <w:t>=</w:t>
      </w:r>
      <w:r w:rsidRPr="006D7BD3">
        <w:rPr>
          <w:lang w:eastAsia="fr-CA"/>
        </w:rPr>
        <w:t xml:space="preserve"> </w:t>
      </w:r>
      <w:r w:rsidRPr="006D7BD3">
        <w:rPr>
          <w:color w:val="800080"/>
          <w:lang w:eastAsia="fr-CA"/>
        </w:rPr>
        <w:t>{</w:t>
      </w:r>
      <w:r w:rsidRPr="006D7BD3">
        <w:rPr>
          <w:color w:val="008C00"/>
          <w:lang w:eastAsia="fr-CA"/>
        </w:rPr>
        <w:t>12</w:t>
      </w:r>
      <w:r w:rsidRPr="006D7BD3">
        <w:rPr>
          <w:color w:val="808030"/>
          <w:lang w:eastAsia="fr-CA"/>
        </w:rPr>
        <w:t>,</w:t>
      </w:r>
      <w:r w:rsidRPr="006D7BD3">
        <w:rPr>
          <w:lang w:eastAsia="fr-CA"/>
        </w:rPr>
        <w:t xml:space="preserve"> </w:t>
      </w:r>
      <w:r w:rsidRPr="006D7BD3">
        <w:rPr>
          <w:color w:val="008C00"/>
          <w:lang w:eastAsia="fr-CA"/>
        </w:rPr>
        <w:t>3</w:t>
      </w:r>
      <w:r w:rsidRPr="006D7BD3">
        <w:rPr>
          <w:color w:val="808030"/>
          <w:lang w:eastAsia="fr-CA"/>
        </w:rPr>
        <w:t>,</w:t>
      </w:r>
      <w:r w:rsidRPr="006D7BD3">
        <w:rPr>
          <w:lang w:eastAsia="fr-CA"/>
        </w:rPr>
        <w:t xml:space="preserve"> </w:t>
      </w:r>
      <w:r w:rsidRPr="006D7BD3">
        <w:rPr>
          <w:color w:val="008C00"/>
          <w:lang w:eastAsia="fr-CA"/>
        </w:rPr>
        <w:t>154</w:t>
      </w:r>
      <w:r w:rsidRPr="006D7BD3">
        <w:rPr>
          <w:color w:val="808030"/>
          <w:lang w:eastAsia="fr-CA"/>
        </w:rPr>
        <w:t>,</w:t>
      </w:r>
      <w:r w:rsidRPr="006D7BD3">
        <w:rPr>
          <w:lang w:eastAsia="fr-CA"/>
        </w:rPr>
        <w:t xml:space="preserve"> </w:t>
      </w:r>
      <w:r w:rsidRPr="006D7BD3">
        <w:rPr>
          <w:color w:val="808030"/>
          <w:lang w:eastAsia="fr-CA"/>
        </w:rPr>
        <w:t>-</w:t>
      </w:r>
      <w:r w:rsidRPr="006D7BD3">
        <w:rPr>
          <w:color w:val="008C00"/>
          <w:lang w:eastAsia="fr-CA"/>
        </w:rPr>
        <w:t>5</w:t>
      </w:r>
      <w:r w:rsidRPr="006D7BD3">
        <w:rPr>
          <w:color w:val="808030"/>
          <w:lang w:eastAsia="fr-CA"/>
        </w:rPr>
        <w:t>,</w:t>
      </w:r>
      <w:r w:rsidRPr="006D7BD3">
        <w:rPr>
          <w:lang w:eastAsia="fr-CA"/>
        </w:rPr>
        <w:t xml:space="preserve"> </w:t>
      </w:r>
      <w:r w:rsidRPr="006D7BD3">
        <w:rPr>
          <w:color w:val="008C00"/>
          <w:lang w:eastAsia="fr-CA"/>
        </w:rPr>
        <w:t>17</w:t>
      </w:r>
      <w:r w:rsidRPr="006D7BD3">
        <w:rPr>
          <w:color w:val="800080"/>
          <w:lang w:eastAsia="fr-CA"/>
        </w:rPr>
        <w:t>};</w:t>
      </w:r>
    </w:p>
    <w:p w14:paraId="190A92DC" w14:textId="77777777" w:rsidR="006D7BD3" w:rsidRPr="006D7BD3" w:rsidRDefault="006D7BD3" w:rsidP="006D7BD3">
      <w:pPr>
        <w:pStyle w:val="Code"/>
        <w:rPr>
          <w:lang w:eastAsia="fr-CA"/>
        </w:rPr>
      </w:pPr>
      <w:r w:rsidRPr="006D7BD3">
        <w:rPr>
          <w:lang w:eastAsia="fr-CA"/>
        </w:rPr>
        <w:t xml:space="preserve">        </w:t>
      </w:r>
      <w:r w:rsidRPr="006D7BD3">
        <w:rPr>
          <w:b/>
          <w:bCs/>
          <w:color w:val="800000"/>
          <w:lang w:eastAsia="fr-CA"/>
        </w:rPr>
        <w:t>for</w:t>
      </w:r>
      <w:r w:rsidRPr="006D7BD3">
        <w:rPr>
          <w:lang w:eastAsia="fr-CA"/>
        </w:rPr>
        <w:t xml:space="preserve"> </w:t>
      </w:r>
      <w:r w:rsidRPr="006D7BD3">
        <w:rPr>
          <w:color w:val="808030"/>
          <w:lang w:eastAsia="fr-CA"/>
        </w:rPr>
        <w:t>(</w:t>
      </w:r>
      <w:r w:rsidRPr="006D7BD3">
        <w:rPr>
          <w:color w:val="BB7977"/>
          <w:lang w:eastAsia="fr-CA"/>
        </w:rPr>
        <w:t>int</w:t>
      </w:r>
      <w:r w:rsidRPr="006D7BD3">
        <w:rPr>
          <w:lang w:eastAsia="fr-CA"/>
        </w:rPr>
        <w:t xml:space="preserve"> i </w:t>
      </w:r>
      <w:r w:rsidRPr="006D7BD3">
        <w:rPr>
          <w:color w:val="808030"/>
          <w:lang w:eastAsia="fr-CA"/>
        </w:rPr>
        <w:t>=</w:t>
      </w:r>
      <w:r w:rsidRPr="006D7BD3">
        <w:rPr>
          <w:lang w:eastAsia="fr-CA"/>
        </w:rPr>
        <w:t xml:space="preserve"> </w:t>
      </w:r>
      <w:r w:rsidRPr="006D7BD3">
        <w:rPr>
          <w:color w:val="008C00"/>
          <w:lang w:eastAsia="fr-CA"/>
        </w:rPr>
        <w:t>0</w:t>
      </w:r>
      <w:r w:rsidRPr="006D7BD3">
        <w:rPr>
          <w:color w:val="800080"/>
          <w:lang w:eastAsia="fr-CA"/>
        </w:rPr>
        <w:t>;</w:t>
      </w:r>
      <w:r w:rsidRPr="006D7BD3">
        <w:rPr>
          <w:lang w:eastAsia="fr-CA"/>
        </w:rPr>
        <w:t xml:space="preserve"> i </w:t>
      </w:r>
      <w:r w:rsidRPr="006D7BD3">
        <w:rPr>
          <w:color w:val="808030"/>
          <w:lang w:eastAsia="fr-CA"/>
        </w:rPr>
        <w:t>&lt;</w:t>
      </w:r>
      <w:r w:rsidRPr="006D7BD3">
        <w:rPr>
          <w:lang w:eastAsia="fr-CA"/>
        </w:rPr>
        <w:t xml:space="preserve"> tableauDe5Int</w:t>
      </w:r>
      <w:r w:rsidRPr="006D7BD3">
        <w:rPr>
          <w:color w:val="808030"/>
          <w:lang w:eastAsia="fr-CA"/>
        </w:rPr>
        <w:t>.</w:t>
      </w:r>
      <w:r w:rsidRPr="006D7BD3">
        <w:rPr>
          <w:lang w:eastAsia="fr-CA"/>
        </w:rPr>
        <w:t>length</w:t>
      </w:r>
      <w:r w:rsidRPr="006D7BD3">
        <w:rPr>
          <w:color w:val="800080"/>
          <w:lang w:eastAsia="fr-CA"/>
        </w:rPr>
        <w:t>;</w:t>
      </w:r>
      <w:r w:rsidRPr="006D7BD3">
        <w:rPr>
          <w:lang w:eastAsia="fr-CA"/>
        </w:rPr>
        <w:t xml:space="preserve"> i</w:t>
      </w:r>
      <w:r w:rsidRPr="006D7BD3">
        <w:rPr>
          <w:color w:val="808030"/>
          <w:lang w:eastAsia="fr-CA"/>
        </w:rPr>
        <w:t>++)</w:t>
      </w:r>
      <w:r w:rsidRPr="006D7BD3">
        <w:rPr>
          <w:lang w:eastAsia="fr-CA"/>
        </w:rPr>
        <w:t xml:space="preserve">           </w:t>
      </w:r>
    </w:p>
    <w:p w14:paraId="45B0D10C" w14:textId="77777777" w:rsidR="006D7BD3" w:rsidRPr="006D7BD3" w:rsidRDefault="006D7BD3" w:rsidP="006D7BD3">
      <w:pPr>
        <w:pStyle w:val="Code"/>
        <w:rPr>
          <w:lang w:eastAsia="fr-CA"/>
        </w:rPr>
      </w:pPr>
      <w:r w:rsidRPr="006D7BD3">
        <w:rPr>
          <w:lang w:eastAsia="fr-CA"/>
        </w:rPr>
        <w:t xml:space="preserve">            </w:t>
      </w:r>
      <w:r w:rsidRPr="006D7BD3">
        <w:rPr>
          <w:b/>
          <w:bCs/>
          <w:color w:val="BB7977"/>
          <w:lang w:eastAsia="fr-CA"/>
        </w:rPr>
        <w:t>System</w:t>
      </w:r>
      <w:r w:rsidRPr="006D7BD3">
        <w:rPr>
          <w:color w:val="808030"/>
          <w:lang w:eastAsia="fr-CA"/>
        </w:rPr>
        <w:t>.</w:t>
      </w:r>
      <w:r w:rsidRPr="006D7BD3">
        <w:rPr>
          <w:lang w:eastAsia="fr-CA"/>
        </w:rPr>
        <w:t>out</w:t>
      </w:r>
      <w:r w:rsidRPr="006D7BD3">
        <w:rPr>
          <w:color w:val="808030"/>
          <w:lang w:eastAsia="fr-CA"/>
        </w:rPr>
        <w:t>.</w:t>
      </w:r>
      <w:r w:rsidRPr="006D7BD3">
        <w:rPr>
          <w:lang w:eastAsia="fr-CA"/>
        </w:rPr>
        <w:t>println</w:t>
      </w:r>
      <w:r w:rsidRPr="006D7BD3">
        <w:rPr>
          <w:color w:val="808030"/>
          <w:lang w:eastAsia="fr-CA"/>
        </w:rPr>
        <w:t>(</w:t>
      </w:r>
      <w:r w:rsidRPr="006D7BD3">
        <w:rPr>
          <w:lang w:eastAsia="fr-CA"/>
        </w:rPr>
        <w:t>i</w:t>
      </w:r>
      <w:r w:rsidRPr="006D7BD3">
        <w:rPr>
          <w:color w:val="808030"/>
          <w:lang w:eastAsia="fr-CA"/>
        </w:rPr>
        <w:t>+</w:t>
      </w:r>
      <w:r w:rsidRPr="006D7BD3">
        <w:rPr>
          <w:color w:val="0000E6"/>
          <w:lang w:eastAsia="fr-CA"/>
        </w:rPr>
        <w:t>" "</w:t>
      </w:r>
      <w:r w:rsidRPr="006D7BD3">
        <w:rPr>
          <w:color w:val="808030"/>
          <w:lang w:eastAsia="fr-CA"/>
        </w:rPr>
        <w:t>+</w:t>
      </w:r>
      <w:r w:rsidRPr="006D7BD3">
        <w:rPr>
          <w:lang w:eastAsia="fr-CA"/>
        </w:rPr>
        <w:t xml:space="preserve"> tableauDe5Int</w:t>
      </w:r>
      <w:r w:rsidRPr="006D7BD3">
        <w:rPr>
          <w:color w:val="808030"/>
          <w:lang w:eastAsia="fr-CA"/>
        </w:rPr>
        <w:t>[</w:t>
      </w:r>
      <w:r w:rsidRPr="006D7BD3">
        <w:rPr>
          <w:lang w:eastAsia="fr-CA"/>
        </w:rPr>
        <w:t>i</w:t>
      </w:r>
      <w:r w:rsidRPr="006D7BD3">
        <w:rPr>
          <w:color w:val="808030"/>
          <w:lang w:eastAsia="fr-CA"/>
        </w:rPr>
        <w:t>])</w:t>
      </w:r>
      <w:r w:rsidRPr="006D7BD3">
        <w:rPr>
          <w:color w:val="800080"/>
          <w:lang w:eastAsia="fr-CA"/>
        </w:rPr>
        <w:t>;</w:t>
      </w:r>
    </w:p>
    <w:p w14:paraId="2B508C02" w14:textId="77777777" w:rsidR="006D7BD3" w:rsidRPr="006D7BD3" w:rsidRDefault="006D7BD3" w:rsidP="006D7BD3">
      <w:pPr>
        <w:pStyle w:val="Code"/>
        <w:rPr>
          <w:lang w:eastAsia="fr-CA"/>
        </w:rPr>
      </w:pPr>
      <w:r w:rsidRPr="006D7BD3">
        <w:rPr>
          <w:lang w:eastAsia="fr-CA"/>
        </w:rPr>
        <w:t xml:space="preserve">        </w:t>
      </w:r>
      <w:r w:rsidRPr="006D7BD3">
        <w:rPr>
          <w:b/>
          <w:bCs/>
          <w:color w:val="800000"/>
          <w:lang w:eastAsia="fr-CA"/>
        </w:rPr>
        <w:t>for</w:t>
      </w:r>
      <w:r w:rsidRPr="006D7BD3">
        <w:rPr>
          <w:lang w:eastAsia="fr-CA"/>
        </w:rPr>
        <w:t xml:space="preserve"> </w:t>
      </w:r>
      <w:r w:rsidRPr="006D7BD3">
        <w:rPr>
          <w:color w:val="808030"/>
          <w:lang w:eastAsia="fr-CA"/>
        </w:rPr>
        <w:t>(</w:t>
      </w:r>
      <w:r w:rsidRPr="006D7BD3">
        <w:rPr>
          <w:color w:val="BB7977"/>
          <w:lang w:eastAsia="fr-CA"/>
        </w:rPr>
        <w:t>int</w:t>
      </w:r>
      <w:r w:rsidRPr="006D7BD3">
        <w:rPr>
          <w:lang w:eastAsia="fr-CA"/>
        </w:rPr>
        <w:t xml:space="preserve"> unInt </w:t>
      </w:r>
      <w:r w:rsidRPr="006D7BD3">
        <w:rPr>
          <w:color w:val="808030"/>
          <w:lang w:eastAsia="fr-CA"/>
        </w:rPr>
        <w:t>:</w:t>
      </w:r>
      <w:r w:rsidRPr="006D7BD3">
        <w:rPr>
          <w:lang w:eastAsia="fr-CA"/>
        </w:rPr>
        <w:t xml:space="preserve"> tableauDe5Int</w:t>
      </w:r>
      <w:r w:rsidRPr="006D7BD3">
        <w:rPr>
          <w:color w:val="808030"/>
          <w:lang w:eastAsia="fr-CA"/>
        </w:rPr>
        <w:t>)</w:t>
      </w:r>
      <w:r w:rsidRPr="006D7BD3">
        <w:rPr>
          <w:lang w:eastAsia="fr-CA"/>
        </w:rPr>
        <w:t xml:space="preserve">            </w:t>
      </w:r>
    </w:p>
    <w:p w14:paraId="4C17E99D" w14:textId="77777777" w:rsidR="006D7BD3" w:rsidRPr="006D7BD3" w:rsidRDefault="006D7BD3" w:rsidP="006D7BD3">
      <w:pPr>
        <w:pStyle w:val="Code"/>
        <w:rPr>
          <w:lang w:eastAsia="fr-CA"/>
        </w:rPr>
      </w:pPr>
      <w:r w:rsidRPr="006D7BD3">
        <w:rPr>
          <w:lang w:eastAsia="fr-CA"/>
        </w:rPr>
        <w:t xml:space="preserve">             </w:t>
      </w:r>
      <w:r w:rsidRPr="006D7BD3">
        <w:rPr>
          <w:b/>
          <w:bCs/>
          <w:color w:val="BB7977"/>
          <w:lang w:eastAsia="fr-CA"/>
        </w:rPr>
        <w:t>System</w:t>
      </w:r>
      <w:r w:rsidRPr="006D7BD3">
        <w:rPr>
          <w:color w:val="808030"/>
          <w:lang w:eastAsia="fr-CA"/>
        </w:rPr>
        <w:t>.</w:t>
      </w:r>
      <w:r w:rsidRPr="006D7BD3">
        <w:rPr>
          <w:lang w:eastAsia="fr-CA"/>
        </w:rPr>
        <w:t>out</w:t>
      </w:r>
      <w:r w:rsidRPr="006D7BD3">
        <w:rPr>
          <w:color w:val="808030"/>
          <w:lang w:eastAsia="fr-CA"/>
        </w:rPr>
        <w:t>.</w:t>
      </w:r>
      <w:r w:rsidRPr="006D7BD3">
        <w:rPr>
          <w:lang w:eastAsia="fr-CA"/>
        </w:rPr>
        <w:t>println</w:t>
      </w:r>
      <w:r w:rsidRPr="006D7BD3">
        <w:rPr>
          <w:color w:val="808030"/>
          <w:lang w:eastAsia="fr-CA"/>
        </w:rPr>
        <w:t>(</w:t>
      </w:r>
      <w:r w:rsidRPr="006D7BD3">
        <w:rPr>
          <w:lang w:eastAsia="fr-CA"/>
        </w:rPr>
        <w:t>unInt</w:t>
      </w:r>
      <w:r w:rsidRPr="006D7BD3">
        <w:rPr>
          <w:color w:val="808030"/>
          <w:lang w:eastAsia="fr-CA"/>
        </w:rPr>
        <w:t>)</w:t>
      </w:r>
      <w:r w:rsidRPr="006D7BD3">
        <w:rPr>
          <w:color w:val="800080"/>
          <w:lang w:eastAsia="fr-CA"/>
        </w:rPr>
        <w:t>;</w:t>
      </w:r>
    </w:p>
    <w:p w14:paraId="4C6A116A" w14:textId="77777777" w:rsidR="006D7BD3" w:rsidRPr="006D7BD3" w:rsidRDefault="006D7BD3" w:rsidP="006D7BD3">
      <w:pPr>
        <w:pStyle w:val="Code"/>
        <w:rPr>
          <w:lang w:eastAsia="fr-CA"/>
        </w:rPr>
      </w:pPr>
      <w:r w:rsidRPr="006D7BD3">
        <w:rPr>
          <w:lang w:eastAsia="fr-CA"/>
        </w:rPr>
        <w:t xml:space="preserve">    </w:t>
      </w:r>
      <w:r w:rsidRPr="006D7BD3">
        <w:rPr>
          <w:color w:val="800080"/>
          <w:lang w:eastAsia="fr-CA"/>
        </w:rPr>
        <w:t>}</w:t>
      </w:r>
    </w:p>
    <w:p w14:paraId="1C2AE022" w14:textId="77777777" w:rsidR="006D7BD3" w:rsidRPr="006D7BD3" w:rsidRDefault="006D7BD3" w:rsidP="006D7BD3">
      <w:pPr>
        <w:pStyle w:val="Code"/>
        <w:rPr>
          <w:lang w:eastAsia="fr-CA"/>
        </w:rPr>
      </w:pPr>
      <w:r w:rsidRPr="006D7BD3">
        <w:rPr>
          <w:color w:val="800080"/>
          <w:lang w:eastAsia="fr-CA"/>
        </w:rPr>
        <w:t>}</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for (int i = 0; i &lt; 2 ; i++){</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r w:rsidRPr="009A50DE">
        <w:rPr>
          <w:rFonts w:ascii="Courier New" w:hAnsi="Courier New" w:cs="Courier New"/>
          <w:lang w:val="en-CA"/>
        </w:rPr>
        <w:t>System.out.print(unInt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lastRenderedPageBreak/>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B242BE" w:rsidRDefault="00C44445" w:rsidP="00C44445">
      <w:pPr>
        <w:pStyle w:val="Code"/>
        <w:rPr>
          <w:color w:val="000000"/>
          <w:lang w:val="en-US" w:eastAsia="zh-CN"/>
        </w:rPr>
      </w:pPr>
      <w:r w:rsidRPr="00B242BE">
        <w:rPr>
          <w:b/>
          <w:bCs/>
          <w:color w:val="800000"/>
          <w:lang w:val="en-US" w:eastAsia="zh-CN"/>
        </w:rPr>
        <w:t>public</w:t>
      </w:r>
      <w:r w:rsidRPr="00B242BE">
        <w:rPr>
          <w:color w:val="000000"/>
          <w:lang w:val="en-US" w:eastAsia="zh-CN"/>
        </w:rPr>
        <w:t xml:space="preserve"> </w:t>
      </w:r>
      <w:r w:rsidRPr="00B242BE">
        <w:rPr>
          <w:b/>
          <w:bCs/>
          <w:color w:val="800000"/>
          <w:lang w:val="en-US" w:eastAsia="zh-CN"/>
        </w:rPr>
        <w:t>class</w:t>
      </w:r>
      <w:r w:rsidRPr="00B242BE">
        <w:rPr>
          <w:color w:val="000000"/>
          <w:lang w:val="en-US" w:eastAsia="zh-CN"/>
        </w:rPr>
        <w:t xml:space="preserve"> MondeDuJeu </w:t>
      </w:r>
      <w:r w:rsidRPr="00B242BE">
        <w:rPr>
          <w:color w:val="800080"/>
          <w:lang w:val="en-US" w:eastAsia="zh-CN"/>
        </w:rPr>
        <w:t>{</w:t>
      </w:r>
    </w:p>
    <w:p w14:paraId="3236F8C5" w14:textId="77777777" w:rsidR="00C44445" w:rsidRPr="00B242BE" w:rsidRDefault="00C44445" w:rsidP="00C44445">
      <w:pPr>
        <w:pStyle w:val="Code"/>
        <w:rPr>
          <w:color w:val="000000"/>
          <w:lang w:val="en-US" w:eastAsia="zh-CN"/>
        </w:rPr>
      </w:pPr>
    </w:p>
    <w:p w14:paraId="01F272C4" w14:textId="77777777" w:rsidR="00C44445" w:rsidRPr="00C44445" w:rsidRDefault="00C44445" w:rsidP="00C44445">
      <w:pPr>
        <w:pStyle w:val="Code"/>
        <w:rPr>
          <w:color w:val="000000"/>
          <w:lang w:eastAsia="zh-CN"/>
        </w:rPr>
      </w:pPr>
      <w:r w:rsidRPr="00B242BE">
        <w:rPr>
          <w:color w:val="000000"/>
          <w:lang w:val="en-US" w:eastAsia="zh-CN"/>
        </w:rPr>
        <w:t xml:space="preserve">  </w:t>
      </w:r>
      <w:r w:rsidRPr="00C44445">
        <w:rPr>
          <w:color w:val="696969"/>
          <w:lang w:eastAsia="zh-CN"/>
        </w:rPr>
        <w:t>// Taille du monde</w:t>
      </w:r>
    </w:p>
    <w:p w14:paraId="4D296A79" w14:textId="77777777" w:rsidR="00C44445" w:rsidRPr="00B242BE" w:rsidRDefault="00C44445" w:rsidP="00C44445">
      <w:pPr>
        <w:pStyle w:val="Code"/>
        <w:rPr>
          <w:color w:val="000000"/>
          <w:lang w:eastAsia="zh-CN"/>
        </w:rPr>
      </w:pPr>
      <w:r w:rsidRPr="00C44445">
        <w:rPr>
          <w:color w:val="000000"/>
          <w:lang w:eastAsia="zh-CN"/>
        </w:rPr>
        <w:t xml:space="preserve">  </w:t>
      </w:r>
      <w:r w:rsidRPr="00B242BE">
        <w:rPr>
          <w:b/>
          <w:bCs/>
          <w:color w:val="800000"/>
          <w:lang w:eastAsia="zh-CN"/>
        </w:rPr>
        <w:t>public</w:t>
      </w:r>
      <w:r w:rsidRPr="00B242BE">
        <w:rPr>
          <w:color w:val="000000"/>
          <w:lang w:eastAsia="zh-CN"/>
        </w:rPr>
        <w:t xml:space="preserve"> </w:t>
      </w:r>
      <w:r w:rsidRPr="00B242BE">
        <w:rPr>
          <w:b/>
          <w:bCs/>
          <w:color w:val="800000"/>
          <w:lang w:eastAsia="zh-CN"/>
        </w:rPr>
        <w:t>static</w:t>
      </w:r>
      <w:r w:rsidRPr="00B242BE">
        <w:rPr>
          <w:color w:val="000000"/>
          <w:lang w:eastAsia="zh-CN"/>
        </w:rPr>
        <w:t xml:space="preserve"> </w:t>
      </w:r>
      <w:r w:rsidRPr="00B242BE">
        <w:rPr>
          <w:b/>
          <w:bCs/>
          <w:color w:val="800000"/>
          <w:lang w:eastAsia="zh-CN"/>
        </w:rPr>
        <w:t>final</w:t>
      </w:r>
      <w:r w:rsidRPr="00B242BE">
        <w:rPr>
          <w:color w:val="000000"/>
          <w:lang w:eastAsia="zh-CN"/>
        </w:rPr>
        <w:t xml:space="preserve"> </w:t>
      </w:r>
      <w:r w:rsidRPr="00B242BE">
        <w:rPr>
          <w:color w:val="BB7977"/>
          <w:lang w:eastAsia="zh-CN"/>
        </w:rPr>
        <w:t>int</w:t>
      </w:r>
      <w:r w:rsidRPr="00B242BE">
        <w:rPr>
          <w:color w:val="000000"/>
          <w:lang w:eastAsia="zh-CN"/>
        </w:rPr>
        <w:t xml:space="preserve"> LARGEURMONDE </w:t>
      </w:r>
      <w:r w:rsidRPr="00B242BE">
        <w:rPr>
          <w:color w:val="808030"/>
          <w:lang w:eastAsia="zh-CN"/>
        </w:rPr>
        <w:t>=</w:t>
      </w:r>
      <w:r w:rsidRPr="00B242BE">
        <w:rPr>
          <w:color w:val="000000"/>
          <w:lang w:eastAsia="zh-CN"/>
        </w:rPr>
        <w:t xml:space="preserve"> </w:t>
      </w:r>
      <w:r w:rsidRPr="00B242BE">
        <w:rPr>
          <w:color w:val="008C00"/>
          <w:lang w:eastAsia="zh-CN"/>
        </w:rPr>
        <w:t>1000</w:t>
      </w:r>
      <w:r w:rsidRPr="00B242BE">
        <w:rPr>
          <w:color w:val="800080"/>
          <w:lang w:eastAsia="zh-CN"/>
        </w:rPr>
        <w:t>;</w:t>
      </w:r>
    </w:p>
    <w:p w14:paraId="48E67050" w14:textId="77777777" w:rsidR="00C44445" w:rsidRPr="009A50DE" w:rsidRDefault="00C44445" w:rsidP="00C44445">
      <w:pPr>
        <w:pStyle w:val="Code"/>
        <w:rPr>
          <w:color w:val="000000"/>
          <w:lang w:eastAsia="zh-CN"/>
        </w:rPr>
      </w:pPr>
      <w:r w:rsidRPr="00B242B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000000"/>
          <w:lang w:eastAsia="zh-CN"/>
        </w:rPr>
        <w:t xml:space="preserve"> vecteurEntites</w:t>
      </w:r>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w:t>
      </w:r>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B70207">
      <w:pPr>
        <w:pStyle w:val="Code"/>
        <w:keepNext w:val="0"/>
        <w:keepLines w:val="0"/>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lastRenderedPageBreak/>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unIterator </w:t>
      </w:r>
      <w:r w:rsidRPr="009A50DE">
        <w:rPr>
          <w:color w:val="808030"/>
          <w:lang w:val="en-CA" w:eastAsia="zh-CN"/>
        </w:rPr>
        <w:t>=</w:t>
      </w:r>
      <w:r w:rsidRPr="009A50DE">
        <w:rPr>
          <w:color w:val="000000"/>
          <w:lang w:val="en-CA" w:eastAsia="zh-CN"/>
        </w:rPr>
        <w:t xml:space="preserve"> vecteurEntites</w:t>
      </w:r>
      <w:r w:rsidRPr="009A50DE">
        <w:rPr>
          <w:color w:val="808030"/>
          <w:lang w:val="en-CA" w:eastAsia="zh-CN"/>
        </w:rPr>
        <w:t>.</w:t>
      </w:r>
      <w:r w:rsidRPr="009A50DE">
        <w:rPr>
          <w:color w:val="000000"/>
          <w:lang w:val="en-CA" w:eastAsia="zh-CN"/>
        </w:rPr>
        <w:t>iterator</w:t>
      </w:r>
      <w:r w:rsidRPr="009A50DE">
        <w:rPr>
          <w:color w:val="808030"/>
          <w:lang w:val="en-CA" w:eastAsia="zh-CN"/>
        </w:rPr>
        <w:t>()</w:t>
      </w:r>
      <w:r w:rsidRPr="009A50DE">
        <w:rPr>
          <w:color w:val="800080"/>
          <w:lang w:val="en-CA" w:eastAsia="zh-CN"/>
        </w:rPr>
        <w:t>;</w:t>
      </w:r>
      <w:r w:rsidRPr="009A50DE">
        <w:rPr>
          <w:color w:val="000000"/>
          <w:lang w:val="en-CA" w:eastAsia="zh-CN"/>
        </w:rPr>
        <w:t xml:space="preserve"> unIterator</w:t>
      </w:r>
      <w:r w:rsidRPr="009A50DE">
        <w:rPr>
          <w:color w:val="808030"/>
          <w:lang w:val="en-CA" w:eastAsia="zh-CN"/>
        </w:rPr>
        <w:t>.</w:t>
      </w:r>
      <w:r w:rsidRPr="009A50DE">
        <w:rPr>
          <w:color w:val="000000"/>
          <w:lang w:val="en-CA" w:eastAsia="zh-CN"/>
        </w:rPr>
        <w:t>hasNext</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Default="00C44445" w:rsidP="00C44445">
      <w:pPr>
        <w:pStyle w:val="Code"/>
        <w:rPr>
          <w:color w:val="800080"/>
          <w:lang w:val="fr-FR" w:eastAsia="zh-CN"/>
        </w:rPr>
      </w:pPr>
      <w:r w:rsidRPr="00C44445">
        <w:rPr>
          <w:color w:val="000000"/>
          <w:lang w:val="fr-FR" w:eastAsia="zh-CN"/>
        </w:rPr>
        <w:t xml:space="preserve">  </w:t>
      </w:r>
      <w:r w:rsidRPr="00C44445">
        <w:rPr>
          <w:color w:val="800080"/>
          <w:lang w:val="fr-FR" w:eastAsia="zh-CN"/>
        </w:rPr>
        <w:t>}</w:t>
      </w:r>
    </w:p>
    <w:p w14:paraId="76F81096" w14:textId="77777777" w:rsidR="00B70207" w:rsidRPr="00C44445" w:rsidRDefault="00B70207" w:rsidP="00B70207">
      <w:pPr>
        <w:pStyle w:val="Code"/>
        <w:keepNext w:val="0"/>
        <w:keepLines w:val="0"/>
        <w:rPr>
          <w:color w:val="000000"/>
          <w:lang w:val="fr-FR" w:eastAsia="zh-CN"/>
        </w:rPr>
      </w:pP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color w:val="000000"/>
          <w:lang w:eastAsia="zh-CN"/>
        </w:rPr>
        <w:t xml:space="preserve">EntiteAnimeAvecCri uneEntiteAnimee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EntiteAnimeAvecCri</w:t>
      </w:r>
      <w:r w:rsidRPr="009A50DE">
        <w:rPr>
          <w:color w:val="808030"/>
          <w:lang w:eastAsia="zh-CN"/>
        </w:rPr>
        <w:t>)</w:t>
      </w:r>
      <w:r w:rsidRPr="009A50DE">
        <w:rPr>
          <w:color w:val="000000"/>
          <w:lang w:eastAsia="zh-CN"/>
        </w:rPr>
        <w:t xml:space="preserve"> unIterator</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t xml:space="preserve">        uneEntiteAnimee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000000"/>
          <w:lang w:val="en-CA" w:eastAsia="zh-CN"/>
        </w:rPr>
        <w:t>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437454C9" w:rsidR="00C44445" w:rsidRDefault="00C44445" w:rsidP="00C44445">
      <w:pPr>
        <w:pStyle w:val="Code"/>
        <w:rPr>
          <w:color w:val="800080"/>
          <w:lang w:val="en-CA" w:eastAsia="zh-CN"/>
        </w:rPr>
      </w:pPr>
      <w:r w:rsidRPr="00C44445">
        <w:rPr>
          <w:color w:val="800080"/>
          <w:lang w:val="en-CA" w:eastAsia="zh-CN"/>
        </w:rPr>
        <w:t>}</w:t>
      </w:r>
    </w:p>
    <w:p w14:paraId="60E57178" w14:textId="77777777" w:rsidR="003E5B17" w:rsidRPr="00C44445" w:rsidRDefault="003E5B17" w:rsidP="00C44445">
      <w:pPr>
        <w:pStyle w:val="Code"/>
        <w:rPr>
          <w:color w:val="000000"/>
          <w:lang w:val="en-CA" w:eastAsia="zh-CN"/>
        </w:rPr>
      </w:pP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31847EA4"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19" w:tooltip="class in java.util" w:history="1">
        <w:r w:rsidRPr="000753F7">
          <w:rPr>
            <w:rStyle w:val="typenamelink1"/>
            <w:rFonts w:ascii="DejaVu Sans" w:hAnsi="DejaVu Sans"/>
            <w:color w:val="4A6782"/>
            <w:sz w:val="21"/>
            <w:szCs w:val="21"/>
            <w:lang w:val="fr-CA"/>
          </w:rPr>
          <w:t>Vector</w:t>
        </w:r>
      </w:hyperlink>
      <w:r w:rsidR="00B70207">
        <w:rPr>
          <w:rStyle w:val="typenamelink1"/>
          <w:rFonts w:ascii="DejaVu Sans" w:hAnsi="DejaVu Sans"/>
          <w:color w:val="4A6782"/>
          <w:sz w:val="21"/>
          <w:szCs w:val="21"/>
          <w:lang w:val="fr-CA"/>
        </w:rPr>
        <w:t> </w:t>
      </w:r>
      <w:r>
        <w:t>:</w:t>
      </w:r>
    </w:p>
    <w:p w14:paraId="539431EE" w14:textId="3F015772" w:rsidR="00E34CFC" w:rsidRPr="00B70207" w:rsidRDefault="00E34CFC" w:rsidP="00B70207">
      <w:pPr>
        <w:rPr>
          <w:rFonts w:ascii="Courier New" w:hAnsi="Courier New" w:cs="Courier New"/>
        </w:rPr>
      </w:pPr>
      <w:r w:rsidRPr="00E47324">
        <w:rPr>
          <w:rFonts w:ascii="Courier New" w:hAnsi="Courier New" w:cs="Courier New"/>
        </w:rPr>
        <w:t xml:space="preserve">        vecteurEntités = new Vector();</w:t>
      </w: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2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2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2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2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2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2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lastRenderedPageBreak/>
        <w:t xml:space="preserve">La méthode </w:t>
      </w:r>
      <w:hyperlink r:id="rId42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2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2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2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3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3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3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3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3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42EC9944" w14:textId="42FB2555" w:rsidR="00E34CFC" w:rsidRDefault="00E34CFC" w:rsidP="00B70207">
      <w:pPr>
        <w:rPr>
          <w:rFonts w:ascii="Courier New" w:hAnsi="Courier New" w:cs="Courier New"/>
        </w:rPr>
      </w:pPr>
      <w:r w:rsidRPr="00277097">
        <w:rPr>
          <w:rFonts w:ascii="Courier New" w:hAnsi="Courier New" w:cs="Courier New"/>
        </w:rPr>
        <w:t xml:space="preserve">        }</w:t>
      </w:r>
    </w:p>
    <w:p w14:paraId="5A252771" w14:textId="77777777" w:rsidR="00B70207" w:rsidRPr="00B70207" w:rsidRDefault="00B70207" w:rsidP="00B70207">
      <w:pPr>
        <w:rPr>
          <w:rFonts w:ascii="Courier New" w:hAnsi="Courier New" w:cs="Courier New"/>
        </w:rPr>
      </w:pPr>
    </w:p>
    <w:p w14:paraId="09C098A7" w14:textId="77777777" w:rsidR="00E34CFC" w:rsidRDefault="00E34CFC" w:rsidP="00E34CFC">
      <w:pPr>
        <w:pStyle w:val="Corpsdetexte"/>
      </w:pPr>
      <w:r>
        <w:t xml:space="preserve">Pour accéder aux objets, un objet </w:t>
      </w:r>
      <w:hyperlink r:id="rId43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3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3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38" w:tooltip="class in java.util" w:history="1">
        <w:r w:rsidRPr="000753F7">
          <w:rPr>
            <w:rStyle w:val="typenamelink1"/>
            <w:rFonts w:ascii="DejaVu Sans" w:hAnsi="DejaVu Sans"/>
            <w:color w:val="4A6782"/>
            <w:sz w:val="21"/>
            <w:szCs w:val="21"/>
            <w:lang w:val="fr-CA"/>
          </w:rPr>
          <w:t>Vector</w:t>
        </w:r>
      </w:hyperlink>
      <w:r>
        <w:t xml:space="preserve">. La méthode </w:t>
      </w:r>
      <w:hyperlink r:id="rId43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4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4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4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lastRenderedPageBreak/>
        <w:t xml:space="preserve">La méthode </w:t>
      </w:r>
      <w:hyperlink r:id="rId44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r w:rsidRPr="009A50DE">
        <w:rPr>
          <w:rFonts w:ascii="Courier New" w:hAnsi="Courier New" w:cs="Courier New"/>
          <w:lang w:val="fr-CA"/>
        </w:rPr>
        <w:t>EntiteAnimeAvecCri uneEntitéAnimée = (EntiteAnimeAvecCri)unIterator.next();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(uneEntitéAnimée.touche(e.getX(),e.getY()))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uneEntitéAnimée.setVisible(false);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uneEntitéAnimée.crier();</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4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4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B70207">
      <w:pPr>
        <w:pStyle w:val="Code"/>
        <w:keepNext w:val="0"/>
        <w:keepLines w:val="0"/>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MondeDuJeu</w:t>
      </w:r>
      <w:r w:rsidRPr="009A50DE">
        <w:rPr>
          <w:color w:val="808030"/>
          <w:lang w:eastAsia="zh-CN"/>
        </w:rPr>
        <w:t>.</w:t>
      </w:r>
      <w:r w:rsidRPr="009A50DE">
        <w:rPr>
          <w:color w:val="000000"/>
          <w:lang w:eastAsia="zh-CN"/>
        </w:rPr>
        <w:t>HAUTEURMONDE</w:t>
      </w:r>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Conctructeur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leMondeDuJeu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MondeDuJeu</w:t>
      </w:r>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Default="00C44445" w:rsidP="00C44445">
      <w:pPr>
        <w:pStyle w:val="Code"/>
        <w:rPr>
          <w:color w:val="800080"/>
          <w:lang w:val="fr-FR" w:eastAsia="zh-CN"/>
        </w:rPr>
      </w:pPr>
      <w:r w:rsidRPr="00C44445">
        <w:rPr>
          <w:color w:val="000000"/>
          <w:lang w:val="fr-FR" w:eastAsia="zh-CN"/>
        </w:rPr>
        <w:t xml:space="preserve">  </w:t>
      </w:r>
      <w:r w:rsidRPr="00C44445">
        <w:rPr>
          <w:color w:val="800080"/>
          <w:lang w:val="fr-FR" w:eastAsia="zh-CN"/>
        </w:rPr>
        <w:t>}</w:t>
      </w:r>
    </w:p>
    <w:p w14:paraId="1F091541" w14:textId="77777777" w:rsidR="00B70207" w:rsidRPr="00C44445" w:rsidRDefault="00B70207" w:rsidP="00C44445">
      <w:pPr>
        <w:pStyle w:val="Code"/>
        <w:rPr>
          <w:color w:val="000000"/>
          <w:lang w:val="fr-FR" w:eastAsia="zh-CN"/>
        </w:rPr>
      </w:pP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000000"/>
          <w:lang w:val="en-CA" w:eastAsia="zh-CN"/>
        </w:rPr>
        <w:t>leMondeDuJeu</w:t>
      </w:r>
      <w:r w:rsidRPr="009A50DE">
        <w:rPr>
          <w:color w:val="808030"/>
          <w:lang w:val="en-CA" w:eastAsia="zh-CN"/>
        </w:rPr>
        <w:t>.</w:t>
      </w:r>
      <w:r w:rsidRPr="009A50DE">
        <w:rPr>
          <w:color w:val="000000"/>
          <w:lang w:val="en-CA" w:eastAsia="zh-CN"/>
        </w:rPr>
        <w:t>paint</w:t>
      </w:r>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B70207">
      <w:pPr>
        <w:pStyle w:val="Code"/>
        <w:keepNext w:val="0"/>
        <w:keepLines w:val="0"/>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lastRenderedPageBreak/>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mousePressed</w:t>
      </w:r>
      <w:r w:rsidRPr="009A50DE">
        <w:rPr>
          <w:color w:val="808030"/>
          <w:lang w:val="en-CA" w:eastAsia="zh-CN"/>
        </w:rPr>
        <w:t>(</w:t>
      </w:r>
      <w:r w:rsidRPr="009A50DE">
        <w:rPr>
          <w:b/>
          <w:bCs/>
          <w:color w:val="BB7977"/>
          <w:lang w:val="en-CA" w:eastAsia="zh-CN"/>
        </w:rPr>
        <w:t>MouseEvent</w:t>
      </w:r>
      <w:r w:rsidRPr="009A50DE">
        <w:rPr>
          <w:color w:val="000000"/>
          <w:lang w:val="en-CA" w:eastAsia="zh-CN"/>
        </w:rPr>
        <w:t xml:space="preserve"> leMouseEvent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5D3EE940" w:rsidR="00C44445" w:rsidRDefault="00C44445" w:rsidP="00C44445">
      <w:pPr>
        <w:pStyle w:val="Code"/>
        <w:rPr>
          <w:color w:val="800080"/>
          <w:lang w:val="fr-FR" w:eastAsia="zh-CN"/>
        </w:rPr>
      </w:pPr>
      <w:r w:rsidRPr="00C50856">
        <w:rPr>
          <w:color w:val="800080"/>
          <w:lang w:val="fr-FR" w:eastAsia="zh-CN"/>
        </w:rPr>
        <w:t>}</w:t>
      </w:r>
    </w:p>
    <w:p w14:paraId="5187223A" w14:textId="77777777" w:rsidR="003E5B17" w:rsidRPr="00C50856" w:rsidRDefault="003E5B17" w:rsidP="00C44445">
      <w:pPr>
        <w:pStyle w:val="Code"/>
        <w:rPr>
          <w:color w:val="000000"/>
          <w:lang w:val="fr-FR" w:eastAsia="zh-CN"/>
        </w:rPr>
      </w:pP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4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4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4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5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5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5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lastRenderedPageBreak/>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5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790A8E19" w14:textId="77777777" w:rsidR="00B70207" w:rsidRDefault="00000000" w:rsidP="00E34CFC">
      <w:pPr>
        <w:pStyle w:val="Corpsdetexte"/>
        <w:rPr>
          <w:rFonts w:ascii="Segoe UI" w:hAnsi="Segoe UI" w:cs="Segoe UI"/>
          <w:color w:val="586069"/>
          <w:lang w:val="fr-CA"/>
        </w:rPr>
      </w:pPr>
      <w:hyperlink r:id="rId45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p>
    <w:p w14:paraId="0DC7CECA" w14:textId="58CE2FBF" w:rsidR="00E34CFC" w:rsidRPr="004C341F" w:rsidRDefault="00E34CFC" w:rsidP="00E34CFC">
      <w:pPr>
        <w:pStyle w:val="Corpsdetexte"/>
      </w:pPr>
      <w:r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B70207">
      <w:pPr>
        <w:pStyle w:val="Code"/>
        <w:keepNext w:val="0"/>
        <w:keepLines w:val="0"/>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LARGEURJPANEL</w:t>
      </w:r>
      <w:r w:rsidRPr="009A50DE">
        <w:rPr>
          <w:color w:val="808030"/>
          <w:lang w:val="en-CA" w:eastAsia="zh-CN"/>
        </w:rPr>
        <w:t>,</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4838ED14" w:rsidR="00C44445" w:rsidRDefault="00C44445" w:rsidP="00C44445">
      <w:pPr>
        <w:pStyle w:val="Code"/>
        <w:rPr>
          <w:color w:val="800080"/>
          <w:lang w:val="en-CA" w:eastAsia="zh-CN"/>
        </w:rPr>
      </w:pPr>
      <w:r w:rsidRPr="00C44445">
        <w:rPr>
          <w:color w:val="800080"/>
          <w:lang w:val="en-CA" w:eastAsia="zh-CN"/>
        </w:rPr>
        <w:t>}</w:t>
      </w:r>
    </w:p>
    <w:p w14:paraId="4AEBE238" w14:textId="77777777" w:rsidR="003E5B17" w:rsidRPr="00C44445" w:rsidRDefault="003E5B17" w:rsidP="00C44445">
      <w:pPr>
        <w:pStyle w:val="Code"/>
        <w:rPr>
          <w:color w:val="000000"/>
          <w:lang w:val="en-CA" w:eastAsia="zh-CN"/>
        </w:rPr>
      </w:pPr>
    </w:p>
    <w:p w14:paraId="2CA223E9" w14:textId="77777777" w:rsidR="00E34CFC" w:rsidRDefault="00E34CFC" w:rsidP="00E34CFC">
      <w:pPr>
        <w:pStyle w:val="Corpsdetexte"/>
      </w:pPr>
    </w:p>
    <w:p w14:paraId="63487EC7" w14:textId="77777777" w:rsidR="00E34CFC" w:rsidRDefault="00E34CFC" w:rsidP="00E34CFC">
      <w:pPr>
        <w:pStyle w:val="Titre2"/>
      </w:pPr>
      <w:bookmarkStart w:id="199" w:name="_Toc154322412"/>
      <w:r>
        <w:t>Génériques</w:t>
      </w:r>
      <w:bookmarkEnd w:id="19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lastRenderedPageBreak/>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3E5B17">
      <w:pPr>
        <w:keepNext/>
        <w:keepLines/>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3E5B17">
      <w:pPr>
        <w:keepNext/>
        <w:keepLines/>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3E5B17">
      <w:pPr>
        <w:keepNext/>
        <w:keepLines/>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MondeDuJeuVectorGen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000000"/>
          <w:lang w:eastAsia="zh-CN"/>
        </w:rPr>
        <w:t xml:space="preserve"> vecteurEntites</w:t>
      </w:r>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MondeDuJeuVectorGen</w:t>
      </w:r>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3E5B17">
      <w:pPr>
        <w:pStyle w:val="Code"/>
        <w:keepNext w:val="0"/>
        <w:keepLines w:val="0"/>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3E5B17">
      <w:pPr>
        <w:pStyle w:val="Code"/>
        <w:keepNext w:val="0"/>
        <w:keepLines w:val="0"/>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r w:rsidRPr="009A50DE">
        <w:rPr>
          <w:color w:val="000000"/>
          <w:lang w:eastAsia="zh-CN"/>
        </w:rPr>
        <w:t xml:space="preserve">EntiteAnimeAvecCri uneEntiteAnime </w:t>
      </w:r>
      <w:r w:rsidRPr="009A50DE">
        <w:rPr>
          <w:color w:val="808030"/>
          <w:lang w:eastAsia="zh-CN"/>
        </w:rPr>
        <w:t>:</w:t>
      </w:r>
      <w:r w:rsidRPr="009A50DE">
        <w:rPr>
          <w:color w:val="000000"/>
          <w:lang w:eastAsia="zh-CN"/>
        </w:rPr>
        <w:t xml:space="preserve"> vecteurEntites</w:t>
      </w:r>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crier</w:t>
      </w:r>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200" w:name="_Toc154322413"/>
      <w:r>
        <w:t>Autres collections</w:t>
      </w:r>
      <w:bookmarkEnd w:id="200"/>
    </w:p>
    <w:p w14:paraId="68807ED5" w14:textId="290F6FA3" w:rsidR="00E34CFC" w:rsidRDefault="00E34CFC" w:rsidP="00E34CFC">
      <w:pPr>
        <w:pStyle w:val="Corpsdetexte"/>
      </w:pPr>
      <w:r>
        <w:t xml:space="preserve">En plus de la classe </w:t>
      </w:r>
      <w:hyperlink r:id="rId45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5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5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5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201" w:name="_Toc16917468"/>
      <w:bookmarkStart w:id="202" w:name="_Toc154322414"/>
      <w:r>
        <w:lastRenderedPageBreak/>
        <w:t>T</w:t>
      </w:r>
      <w:r w:rsidR="007E66E1">
        <w:t>raitement de fichiers</w:t>
      </w:r>
      <w:bookmarkEnd w:id="201"/>
      <w:bookmarkEnd w:id="20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6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6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6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6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6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6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6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6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20026C" w:rsidP="007E66E1">
      <w:pPr>
        <w:pStyle w:val="Lgende"/>
        <w:jc w:val="center"/>
      </w:pPr>
      <w:r>
        <w:rPr>
          <w:noProof/>
        </w:rPr>
        <w:object w:dxaOrig="10397" w:dyaOrig="2896" w14:anchorId="49D53BAD">
          <v:shape id="_x0000_i1026" type="#_x0000_t75" alt="" style="width:332.05pt;height:92.4pt;mso-width-percent:0;mso-height-percent:0;mso-width-percent:0;mso-height-percent:0" o:ole="" fillcolor="window">
            <v:imagedata r:id="rId468" o:title=""/>
          </v:shape>
          <o:OLEObject Type="Embed" ProgID="Visio.Drawing.11" ShapeID="_x0000_i1026" DrawAspect="Content" ObjectID="_1765267599" r:id="rId46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7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7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72" w:tooltip="class in java.io" w:history="1">
        <w:r>
          <w:rPr>
            <w:rStyle w:val="Hyperlien"/>
            <w:rFonts w:ascii="&amp;quot" w:hAnsi="&amp;quot"/>
            <w:b/>
            <w:bCs/>
            <w:color w:val="4A6782"/>
            <w:sz w:val="20"/>
          </w:rPr>
          <w:t>InputStream</w:t>
        </w:r>
      </w:hyperlink>
      <w:r>
        <w:t xml:space="preserve"> et </w:t>
      </w:r>
      <w:hyperlink r:id="rId47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lastRenderedPageBreak/>
        <w:drawing>
          <wp:inline distT="0" distB="0" distL="0" distR="0" wp14:anchorId="49E0D91C" wp14:editId="29A3EDDF">
            <wp:extent cx="4250387" cy="289330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4275889" cy="2910662"/>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20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20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55CD078B">
            <wp:extent cx="4141790" cy="228090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175710" cy="2299581"/>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20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20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lastRenderedPageBreak/>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20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20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7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7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7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8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r w:rsidRPr="009A50DE">
        <w:rPr>
          <w:color w:val="000000"/>
          <w:lang w:eastAsia="zh-CN"/>
        </w:rPr>
        <w:t xml:space="preserve">compteurOctet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color w:val="000000"/>
          <w:lang w:eastAsia="zh-CN"/>
        </w:rPr>
        <w:t xml:space="preserve">unOctet </w:t>
      </w:r>
      <w:r w:rsidRPr="009A50DE">
        <w:rPr>
          <w:color w:val="808030"/>
          <w:lang w:eastAsia="zh-CN"/>
        </w:rPr>
        <w:t>=</w:t>
      </w: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34228A40" w:rsidR="007E66E1" w:rsidRDefault="00C50856" w:rsidP="00C50856">
      <w:pPr>
        <w:pStyle w:val="Code"/>
        <w:rPr>
          <w:color w:val="800080"/>
          <w:lang w:val="fr-FR" w:eastAsia="zh-CN"/>
        </w:rPr>
      </w:pPr>
      <w:r w:rsidRPr="00D95704">
        <w:rPr>
          <w:color w:val="800080"/>
          <w:lang w:val="fr-FR" w:eastAsia="zh-CN"/>
        </w:rPr>
        <w:t>}</w:t>
      </w:r>
    </w:p>
    <w:p w14:paraId="2C1E8FB8" w14:textId="77777777" w:rsidR="003E5B17" w:rsidRPr="00D95704" w:rsidRDefault="003E5B17" w:rsidP="00C50856">
      <w:pPr>
        <w:pStyle w:val="Code"/>
        <w:rPr>
          <w:color w:val="800080"/>
          <w:lang w:val="fr-FR" w:eastAsia="zh-CN"/>
        </w:rPr>
      </w:pP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lastRenderedPageBreak/>
        <w:t>L</w:t>
      </w:r>
      <w:r w:rsidR="00CA3A27">
        <w:t>’énoncé</w:t>
      </w:r>
      <w:r w:rsidR="00EA5AD2">
        <w:t xml:space="preserve"> suivant crée un</w:t>
      </w:r>
      <w:r w:rsidR="002A0579">
        <w:t xml:space="preserve"> objet de la classe </w:t>
      </w:r>
      <w:hyperlink r:id="rId48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t xml:space="preserve">Si le fichier est inexistant, une exception est levée. Le constructeur de la classe </w:t>
      </w:r>
      <w:hyperlink r:id="rId48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8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8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8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8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6D7BD3">
      <w:pPr>
        <w:pStyle w:val="Corpsdetexte"/>
        <w:keepNext/>
        <w:keepLines/>
      </w:pPr>
      <w:r w:rsidRPr="004B7FAD">
        <w:rPr>
          <w:b/>
        </w:rPr>
        <w:lastRenderedPageBreak/>
        <w:t>Exemple</w:t>
      </w:r>
      <w:r>
        <w:t xml:space="preserve">. </w:t>
      </w:r>
    </w:p>
    <w:p w14:paraId="252CBD09" w14:textId="57F34C2E" w:rsidR="000126F7" w:rsidRDefault="00000000" w:rsidP="006D7BD3">
      <w:pPr>
        <w:pStyle w:val="Corpsdetexte"/>
        <w:keepNext/>
        <w:keepLines/>
      </w:pPr>
      <w:hyperlink r:id="rId48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CopierFichier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unOctet</w:t>
      </w:r>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unFileInputStream</w:t>
      </w:r>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FileOutputStream</w:t>
      </w:r>
      <w:r w:rsidRPr="009A50DE">
        <w:rPr>
          <w:color w:val="000000"/>
          <w:lang w:val="en-CA" w:eastAsia="zh-CN"/>
        </w:rPr>
        <w:t xml:space="preserve"> unFileOutputStream</w:t>
      </w:r>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8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8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206" w:name="_Toc16917469"/>
      <w:bookmarkStart w:id="207" w:name="_Toc154322415"/>
      <w:r>
        <w:t>F</w:t>
      </w:r>
      <w:r w:rsidR="007E66E1">
        <w:t>ichier binaire (FileOutputStream, FileInputStream)</w:t>
      </w:r>
      <w:bookmarkEnd w:id="206"/>
      <w:bookmarkEnd w:id="20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490"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w:t>
      </w:r>
      <w:r w:rsidR="00FA359A">
        <w:lastRenderedPageBreak/>
        <w:t>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49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9A50DE">
        <w:rPr>
          <w:sz w:val="12"/>
          <w:szCs w:val="12"/>
          <w:highlight w:val="yellow"/>
          <w:lang w:val="it-IT"/>
        </w:rPr>
        <w:t>unFichier = new FileOutputStream("Octets.dat")</w:t>
      </w:r>
      <w:r w:rsidRPr="009A50DE">
        <w:rPr>
          <w:sz w:val="12"/>
          <w:szCs w:val="12"/>
          <w:lang w:val="it-IT"/>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lastRenderedPageBreak/>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49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49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49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LireEntierEnOctets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unFichier</w:t>
      </w:r>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FileInputStream</w:t>
      </w:r>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000000"/>
          <w:lang w:val="fr-FR" w:eastAsia="zh-CN"/>
        </w:rPr>
        <w:t xml:space="preserve">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207FE335" w:rsidR="00C50856" w:rsidRDefault="00C50856" w:rsidP="00C50856">
      <w:pPr>
        <w:pStyle w:val="Code"/>
        <w:rPr>
          <w:color w:val="800080"/>
          <w:lang w:val="fr-FR" w:eastAsia="zh-CN"/>
        </w:rPr>
      </w:pPr>
      <w:r w:rsidRPr="00D95704">
        <w:rPr>
          <w:color w:val="000000"/>
          <w:lang w:val="fr-FR" w:eastAsia="zh-CN"/>
        </w:rPr>
        <w:t xml:space="preserve">  </w:t>
      </w:r>
      <w:r w:rsidRPr="00D95704">
        <w:rPr>
          <w:color w:val="800080"/>
          <w:lang w:val="fr-FR" w:eastAsia="zh-CN"/>
        </w:rPr>
        <w:t>}</w:t>
      </w:r>
    </w:p>
    <w:p w14:paraId="7732A848" w14:textId="3B456BA2" w:rsidR="007E66E1" w:rsidRDefault="00117845" w:rsidP="00117845">
      <w:pPr>
        <w:pStyle w:val="Code"/>
        <w:rPr>
          <w:color w:val="800080"/>
          <w:lang w:val="fr-FR" w:eastAsia="zh-CN"/>
        </w:rPr>
      </w:pPr>
      <w:r>
        <w:rPr>
          <w:color w:val="800080"/>
          <w:lang w:val="fr-FR" w:eastAsia="zh-CN"/>
        </w:rPr>
        <w:t>}</w:t>
      </w:r>
    </w:p>
    <w:p w14:paraId="713EF5DF" w14:textId="77777777" w:rsidR="00117845" w:rsidRPr="00117845" w:rsidRDefault="00117845" w:rsidP="00117845">
      <w:pPr>
        <w:pStyle w:val="Code"/>
        <w:rPr>
          <w:color w:val="000000"/>
          <w:lang w:val="fr-FR" w:eastAsia="zh-CN"/>
        </w:rPr>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lastRenderedPageBreak/>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t xml:space="preserve">Les classes </w:t>
      </w:r>
      <w:hyperlink r:id="rId495" w:tooltip="class in java.io" w:history="1">
        <w:hyperlink r:id="rId496" w:tooltip="class in java.io" w:history="1">
          <w:r>
            <w:rPr>
              <w:rStyle w:val="Hyperlien"/>
              <w:rFonts w:ascii="&amp;quot" w:hAnsi="&amp;quot"/>
              <w:b/>
              <w:bCs/>
              <w:color w:val="4A6782"/>
              <w:sz w:val="20"/>
            </w:rPr>
            <w:t>InputStream</w:t>
          </w:r>
        </w:hyperlink>
      </w:hyperlink>
      <w:r>
        <w:t xml:space="preserve"> et </w:t>
      </w:r>
      <w:hyperlink r:id="rId49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49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49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0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0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0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0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208" w:name="_Toc16917470"/>
      <w:bookmarkStart w:id="209" w:name="_Toc154322416"/>
      <w:r>
        <w:t>DataInputStream et DataOutputStream</w:t>
      </w:r>
      <w:bookmarkEnd w:id="208"/>
      <w:bookmarkEnd w:id="209"/>
    </w:p>
    <w:p w14:paraId="5AEA9CC9" w14:textId="0E699003" w:rsidR="007E66E1" w:rsidRDefault="007E66E1" w:rsidP="007E66E1">
      <w:pPr>
        <w:pStyle w:val="Corpsdetexte"/>
      </w:pPr>
      <w:r>
        <w:t xml:space="preserve">Les classes </w:t>
      </w:r>
      <w:hyperlink r:id="rId50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0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6BB6DDDD">
            <wp:extent cx="4215862" cy="238835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236526" cy="2400066"/>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0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0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0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DataOutputStream</w:t>
      </w:r>
      <w:r w:rsidRPr="009A50DE">
        <w:rPr>
          <w:color w:val="000000"/>
          <w:lang w:val="en-CA" w:eastAsia="zh-CN"/>
        </w:rPr>
        <w:t xml:space="preserve"> unFichier</w:t>
      </w:r>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DataOutputStream</w:t>
      </w:r>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FileOutputStream</w:t>
      </w:r>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3D1A9950"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6B2756DC" w:rsidR="00C50856" w:rsidRDefault="00C50856" w:rsidP="00C50856">
      <w:pPr>
        <w:pStyle w:val="Code"/>
        <w:rPr>
          <w:color w:val="800080"/>
          <w:lang w:val="fr-FR" w:eastAsia="zh-CN"/>
        </w:rPr>
      </w:pPr>
      <w:r w:rsidRPr="00D95704">
        <w:rPr>
          <w:color w:val="800080"/>
          <w:lang w:val="fr-FR" w:eastAsia="zh-CN"/>
        </w:rPr>
        <w:t>}</w:t>
      </w:r>
    </w:p>
    <w:p w14:paraId="5F3C1F0B" w14:textId="77777777" w:rsidR="00117845" w:rsidRPr="00D95704" w:rsidRDefault="00117845" w:rsidP="00C50856">
      <w:pPr>
        <w:pStyle w:val="Code"/>
        <w:rPr>
          <w:color w:val="000000"/>
          <w:lang w:val="fr-FR" w:eastAsia="zh-CN"/>
        </w:rPr>
      </w:pP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1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1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1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1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lastRenderedPageBreak/>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bookmarkStart w:id="210" w:name="OLE_LINK25"/>
      <w:r w:rsidRPr="00D95704">
        <w:rPr>
          <w:color w:val="800080"/>
          <w:lang w:val="fr-FR" w:eastAsia="zh-CN"/>
        </w:rPr>
        <w:t>}</w:t>
      </w:r>
      <w:bookmarkEnd w:id="210"/>
    </w:p>
    <w:p w14:paraId="4D24C77F" w14:textId="563D3A54" w:rsidR="00C50856" w:rsidRDefault="00C50856" w:rsidP="00C50856">
      <w:pPr>
        <w:pStyle w:val="Code"/>
        <w:rPr>
          <w:color w:val="800080"/>
          <w:lang w:val="fr-FR" w:eastAsia="zh-CN"/>
        </w:rPr>
      </w:pPr>
      <w:r w:rsidRPr="00D95704">
        <w:rPr>
          <w:color w:val="800080"/>
          <w:lang w:val="fr-FR" w:eastAsia="zh-CN"/>
        </w:rPr>
        <w:t>}</w:t>
      </w:r>
    </w:p>
    <w:p w14:paraId="05F38AFA" w14:textId="77777777" w:rsidR="00117845" w:rsidRPr="00D95704" w:rsidRDefault="00117845" w:rsidP="00C50856">
      <w:pPr>
        <w:pStyle w:val="Code"/>
        <w:rPr>
          <w:color w:val="000000"/>
          <w:lang w:val="fr-FR" w:eastAsia="zh-CN"/>
        </w:rPr>
      </w:pP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11" w:name="_Toc16917471"/>
      <w:bookmarkStart w:id="212" w:name="_Toc154322417"/>
      <w:r>
        <w:t>Fichier texte</w:t>
      </w:r>
      <w:bookmarkEnd w:id="211"/>
      <w:bookmarkEnd w:id="212"/>
    </w:p>
    <w:p w14:paraId="64E53B7D" w14:textId="3DE6ABD8" w:rsidR="007E66E1" w:rsidRDefault="007E66E1" w:rsidP="007E66E1">
      <w:pPr>
        <w:pStyle w:val="Corpsdetexte"/>
      </w:pPr>
      <w:r>
        <w:t xml:space="preserve">Les classes abstraites </w:t>
      </w:r>
      <w:hyperlink r:id="rId514" w:tooltip="class in java.io" w:history="1">
        <w:r w:rsidR="009075BE" w:rsidRPr="00485C76">
          <w:rPr>
            <w:rStyle w:val="Hyperlien"/>
            <w:rFonts w:ascii="&amp;quot" w:hAnsi="&amp;quot"/>
            <w:b/>
            <w:color w:val="4A6782"/>
            <w:sz w:val="20"/>
            <w:szCs w:val="20"/>
          </w:rPr>
          <w:t>Reader</w:t>
        </w:r>
      </w:hyperlink>
      <w:r w:rsidR="009075BE">
        <w:t xml:space="preserve"> et </w:t>
      </w:r>
      <w:hyperlink r:id="rId51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16" w:tooltip="class in java.io" w:history="1">
        <w:hyperlink r:id="rId517" w:tooltip="class in java.io" w:history="1">
          <w:r>
            <w:rPr>
              <w:rStyle w:val="Hyperlien"/>
              <w:rFonts w:ascii="&amp;quot" w:hAnsi="&amp;quot"/>
              <w:b/>
              <w:bCs/>
              <w:color w:val="4A6782"/>
              <w:sz w:val="20"/>
            </w:rPr>
            <w:t>InputStream</w:t>
          </w:r>
        </w:hyperlink>
      </w:hyperlink>
      <w:r>
        <w:t xml:space="preserve"> et </w:t>
      </w:r>
      <w:hyperlink r:id="rId51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4AD322CF">
            <wp:extent cx="4285643" cy="140805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4326929" cy="1421616"/>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lastRenderedPageBreak/>
        <w:drawing>
          <wp:inline distT="0" distB="0" distL="0" distR="0" wp14:anchorId="51324D3D" wp14:editId="730FF907">
            <wp:extent cx="4268356" cy="138019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4316034" cy="139561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2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FileWriter</w:t>
      </w:r>
      <w:r w:rsidRPr="009A50DE">
        <w:rPr>
          <w:color w:val="000000"/>
          <w:lang w:val="en-CA" w:eastAsia="zh-CN"/>
        </w:rPr>
        <w:t xml:space="preserve"> unFichier</w:t>
      </w:r>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FileWriter</w:t>
      </w:r>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write</w:t>
      </w:r>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close</w:t>
      </w:r>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34281E88" w:rsidR="008C15F5" w:rsidRDefault="008C15F5" w:rsidP="008C15F5">
      <w:pPr>
        <w:pStyle w:val="Code"/>
        <w:rPr>
          <w:color w:val="800080"/>
          <w:lang w:eastAsia="zh-CN"/>
        </w:rPr>
      </w:pPr>
      <w:r w:rsidRPr="008C15F5">
        <w:rPr>
          <w:color w:val="800080"/>
          <w:lang w:eastAsia="zh-CN"/>
        </w:rPr>
        <w:t>}</w:t>
      </w:r>
    </w:p>
    <w:p w14:paraId="022811BD" w14:textId="77777777" w:rsidR="00117845" w:rsidRPr="008C15F5" w:rsidRDefault="00117845" w:rsidP="008C15F5">
      <w:pPr>
        <w:pStyle w:val="Code"/>
        <w:rPr>
          <w:color w:val="000000"/>
          <w:lang w:eastAsia="zh-CN"/>
        </w:rPr>
      </w:pP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2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lastRenderedPageBreak/>
        <w:t>Le même effet est obtenu par le programme suivant qui utilise plutôt un</w:t>
      </w:r>
      <w:r w:rsidR="00B32122">
        <w:t xml:space="preserve"> </w:t>
      </w:r>
      <w:hyperlink r:id="rId52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2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EcrireEntierTextePrintWriter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0E9DFC64" w:rsidR="008C15F5" w:rsidRDefault="008C15F5" w:rsidP="008C15F5">
      <w:pPr>
        <w:pStyle w:val="Code"/>
        <w:rPr>
          <w:color w:val="800080"/>
          <w:lang w:val="fr-FR" w:eastAsia="zh-CN"/>
        </w:rPr>
      </w:pPr>
      <w:r w:rsidRPr="00D95704">
        <w:rPr>
          <w:color w:val="800080"/>
          <w:lang w:val="fr-FR" w:eastAsia="zh-CN"/>
        </w:rPr>
        <w:t>}</w:t>
      </w:r>
    </w:p>
    <w:p w14:paraId="5DE84EE9" w14:textId="77777777" w:rsidR="00117845" w:rsidRPr="00D95704" w:rsidRDefault="00117845" w:rsidP="008C15F5">
      <w:pPr>
        <w:pStyle w:val="Code"/>
        <w:rPr>
          <w:color w:val="000000"/>
          <w:lang w:val="fr-FR" w:eastAsia="zh-CN"/>
        </w:rPr>
      </w:pP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2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t xml:space="preserve">La classe </w:t>
      </w:r>
      <w:hyperlink r:id="rId52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27" w:tooltip="class in java.io" w:history="1">
        <w:r w:rsidR="000E311B">
          <w:rPr>
            <w:rStyle w:val="Hyperlien"/>
            <w:rFonts w:ascii="&amp;quot" w:hAnsi="&amp;quot"/>
            <w:b/>
            <w:bCs/>
            <w:color w:val="4A6782"/>
            <w:sz w:val="21"/>
            <w:szCs w:val="21"/>
          </w:rPr>
          <w:t>PrintStream</w:t>
        </w:r>
      </w:hyperlink>
      <w:r>
        <w:t xml:space="preserve"> plutôt que des </w:t>
      </w:r>
      <w:hyperlink r:id="rId52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29" w:tooltip="class in java.lang" w:history="1">
        <w:r w:rsidR="00824AA6">
          <w:rPr>
            <w:rStyle w:val="typenamelink"/>
            <w:rFonts w:ascii="&amp;quot" w:hAnsi="&amp;quot"/>
            <w:b/>
            <w:bCs/>
            <w:color w:val="4A6782"/>
            <w:sz w:val="21"/>
            <w:szCs w:val="21"/>
          </w:rPr>
          <w:t>Integer</w:t>
        </w:r>
      </w:hyperlink>
      <w:r>
        <w:rPr>
          <w:i/>
        </w:rPr>
        <w:t>.</w:t>
      </w:r>
      <w:hyperlink r:id="rId53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3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6D7BD3">
      <w:pPr>
        <w:pStyle w:val="Corpsdetexte"/>
        <w:keepNext/>
        <w:keepLines/>
      </w:pPr>
      <w:hyperlink r:id="rId53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6D7BD3">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6D7BD3">
      <w:pPr>
        <w:pStyle w:val="Code"/>
        <w:rPr>
          <w:color w:val="000000"/>
          <w:lang w:eastAsia="zh-CN"/>
        </w:rPr>
      </w:pPr>
    </w:p>
    <w:p w14:paraId="43B60C15" w14:textId="77777777" w:rsidR="00233E8F" w:rsidRPr="009A50DE" w:rsidRDefault="00233E8F" w:rsidP="006D7BD3">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LireEntierTexte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41C10848" w:rsidR="00233E8F" w:rsidRDefault="00233E8F" w:rsidP="00233E8F">
      <w:pPr>
        <w:pStyle w:val="Code"/>
        <w:rPr>
          <w:color w:val="800080"/>
          <w:lang w:val="fr-FR" w:eastAsia="zh-CN"/>
        </w:rPr>
      </w:pPr>
      <w:r w:rsidRPr="00D95704">
        <w:rPr>
          <w:color w:val="800080"/>
          <w:lang w:val="fr-FR" w:eastAsia="zh-CN"/>
        </w:rPr>
        <w:t>}</w:t>
      </w:r>
    </w:p>
    <w:p w14:paraId="25677FC9" w14:textId="77777777" w:rsidR="00117845" w:rsidRPr="00D95704" w:rsidRDefault="00117845" w:rsidP="00233E8F">
      <w:pPr>
        <w:pStyle w:val="Code"/>
        <w:rPr>
          <w:color w:val="000000"/>
          <w:lang w:val="fr-FR" w:eastAsia="zh-CN"/>
        </w:rPr>
      </w:pP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3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13" w:name="_Toc16917472"/>
      <w:bookmarkStart w:id="214" w:name="_Toc154322418"/>
      <w:r>
        <w:t>Représentation interne des caractères et traitement des fins de ligne</w:t>
      </w:r>
      <w:bookmarkEnd w:id="213"/>
      <w:bookmarkEnd w:id="214"/>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6D7BD3">
      <w:pPr>
        <w:pStyle w:val="Corpsdetexte"/>
        <w:jc w:val="center"/>
        <w:rPr>
          <w:noProof/>
        </w:rPr>
      </w:pPr>
      <w:r>
        <w:rPr>
          <w:noProof/>
          <w:lang w:val="en-US" w:eastAsia="en-US"/>
        </w:rPr>
        <w:lastRenderedPageBreak/>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3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3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w:t>
      </w:r>
      <w:r>
        <w:lastRenderedPageBreak/>
        <w:t xml:space="preserve">programme compte 9 octets. Un </w:t>
      </w:r>
      <w:hyperlink r:id="rId53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3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3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EcrireOctetsFichier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21FDC876" w:rsidR="00233E8F" w:rsidRDefault="00233E8F" w:rsidP="00233E8F">
      <w:pPr>
        <w:pStyle w:val="Code"/>
        <w:rPr>
          <w:color w:val="800080"/>
          <w:lang w:eastAsia="zh-CN"/>
        </w:rPr>
      </w:pPr>
      <w:r w:rsidRPr="00233E8F">
        <w:rPr>
          <w:color w:val="800080"/>
          <w:lang w:eastAsia="zh-CN"/>
        </w:rPr>
        <w:t>}</w:t>
      </w:r>
    </w:p>
    <w:p w14:paraId="20002CBD" w14:textId="77777777" w:rsidR="00117845" w:rsidRPr="00233E8F" w:rsidRDefault="00117845" w:rsidP="00233E8F">
      <w:pPr>
        <w:pStyle w:val="Code"/>
        <w:rPr>
          <w:color w:val="800080"/>
          <w:lang w:eastAsia="zh-CN"/>
        </w:rPr>
      </w:pP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3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4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4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lastRenderedPageBreak/>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33D38CA6" w:rsidR="00233E8F" w:rsidRDefault="00233E8F" w:rsidP="00233E8F">
      <w:pPr>
        <w:pStyle w:val="Code"/>
        <w:rPr>
          <w:color w:val="800080"/>
          <w:lang w:val="en-CA" w:eastAsia="zh-CN"/>
        </w:rPr>
      </w:pPr>
      <w:r w:rsidRPr="00233E8F">
        <w:rPr>
          <w:color w:val="800080"/>
          <w:lang w:val="en-CA" w:eastAsia="zh-CN"/>
        </w:rPr>
        <w:t>}</w:t>
      </w:r>
    </w:p>
    <w:p w14:paraId="55C78D14" w14:textId="77777777" w:rsidR="00117845" w:rsidRPr="00233E8F" w:rsidRDefault="00117845" w:rsidP="00233E8F">
      <w:pPr>
        <w:pStyle w:val="Code"/>
        <w:rPr>
          <w:color w:val="000000"/>
          <w:lang w:val="en-CA" w:eastAsia="zh-CN"/>
        </w:rPr>
      </w:pPr>
    </w:p>
    <w:p w14:paraId="032A2C25" w14:textId="77777777" w:rsidR="007E66E1" w:rsidRDefault="007E66E1" w:rsidP="007E66E1">
      <w:pPr>
        <w:pStyle w:val="Corpsdetexte"/>
      </w:pPr>
    </w:p>
    <w:p w14:paraId="03EC2E55" w14:textId="77777777" w:rsidR="007E66E1" w:rsidRDefault="007E66E1" w:rsidP="007E66E1">
      <w:pPr>
        <w:pStyle w:val="Titre3"/>
      </w:pPr>
      <w:bookmarkStart w:id="215" w:name="_Toc16917473"/>
      <w:bookmarkStart w:id="216" w:name="_Toc154322419"/>
      <w:r>
        <w:t>Analyse lexicale avec la classe StreamTokenizer</w:t>
      </w:r>
      <w:bookmarkEnd w:id="215"/>
      <w:bookmarkEnd w:id="216"/>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4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w:t>
      </w:r>
      <w:r>
        <w:lastRenderedPageBreak/>
        <w:t xml:space="preserve">('\n').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4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4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17" w:name="OLE_LINK17"/>
    <w:bookmarkStart w:id="218"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17"/>
    <w:bookmarkEnd w:id="218"/>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B70207">
      <w:pPr>
        <w:pStyle w:val="Code"/>
        <w:keepNext w:val="0"/>
        <w:keepLines w:val="0"/>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81F820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00117845" w:rsidRPr="00117845">
        <w:rPr>
          <w:lang w:eastAsia="zh-CN"/>
        </w:rPr>
        <w:t>é</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6151CF01" w:rsidR="00233E8F" w:rsidRDefault="00233E8F" w:rsidP="00233E8F">
      <w:pPr>
        <w:pStyle w:val="Code"/>
        <w:rPr>
          <w:color w:val="800080"/>
          <w:lang w:eastAsia="zh-CN"/>
        </w:rPr>
      </w:pPr>
      <w:r w:rsidRPr="00D95704">
        <w:rPr>
          <w:color w:val="800080"/>
          <w:lang w:eastAsia="zh-CN"/>
        </w:rPr>
        <w:t>}</w:t>
      </w:r>
    </w:p>
    <w:p w14:paraId="1A7F5572" w14:textId="77777777" w:rsidR="00117845" w:rsidRPr="00D95704" w:rsidRDefault="00117845" w:rsidP="00233E8F">
      <w:pPr>
        <w:pStyle w:val="Code"/>
        <w:rPr>
          <w:color w:val="000000"/>
          <w:lang w:eastAsia="zh-CN"/>
        </w:rPr>
      </w:pP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4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r w:rsidRPr="009A50DE">
        <w:rPr>
          <w:b/>
          <w:bCs/>
          <w:lang w:eastAsia="zh-CN"/>
        </w:rPr>
        <w:t>static</w:t>
      </w:r>
      <w:r w:rsidRPr="009A50DE">
        <w:rPr>
          <w:color w:val="000000"/>
          <w:lang w:eastAsia="zh-CN"/>
        </w:rPr>
        <w:t xml:space="preserve"> </w:t>
      </w:r>
      <w:r w:rsidRPr="009A50DE">
        <w:rPr>
          <w:color w:val="BB7977"/>
          <w:lang w:eastAsia="zh-CN"/>
        </w:rPr>
        <w:t>int</w:t>
      </w:r>
      <w:r w:rsidRPr="009A50DE">
        <w:rPr>
          <w:color w:val="000000"/>
          <w:lang w:eastAsia="zh-CN"/>
        </w:rPr>
        <w:t xml:space="preserve"> tailleMaxEnregistrement</w:t>
      </w:r>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1382DC42" w:rsidR="00233E8F" w:rsidRDefault="00233E8F" w:rsidP="00233E8F">
      <w:pPr>
        <w:pStyle w:val="Code"/>
        <w:rPr>
          <w:color w:val="800080"/>
          <w:lang w:eastAsia="zh-CN"/>
        </w:rPr>
      </w:pPr>
      <w:r w:rsidRPr="00233E8F">
        <w:rPr>
          <w:color w:val="800080"/>
          <w:lang w:eastAsia="zh-CN"/>
        </w:rPr>
        <w:t>}</w:t>
      </w:r>
    </w:p>
    <w:p w14:paraId="1E489390" w14:textId="77777777" w:rsidR="00117845" w:rsidRPr="00233E8F" w:rsidRDefault="00117845" w:rsidP="00233E8F">
      <w:pPr>
        <w:pStyle w:val="Code"/>
        <w:rPr>
          <w:color w:val="000000"/>
          <w:lang w:eastAsia="zh-CN"/>
        </w:rPr>
      </w:pPr>
    </w:p>
    <w:p w14:paraId="55DDF411" w14:textId="77777777" w:rsidR="00566B60" w:rsidRDefault="00566B60" w:rsidP="007E66E1">
      <w:pPr>
        <w:pStyle w:val="Corpsdetexte"/>
      </w:pPr>
    </w:p>
    <w:p w14:paraId="6E7917B3" w14:textId="18D24641" w:rsidR="007E66E1" w:rsidRDefault="007E66E1" w:rsidP="007E66E1">
      <w:pPr>
        <w:pStyle w:val="Corpsdetexte"/>
      </w:pPr>
      <w:r>
        <w:lastRenderedPageBreak/>
        <w:t xml:space="preserve">La méthode </w:t>
      </w:r>
      <w:hyperlink r:id="rId54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4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4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lastRenderedPageBreak/>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19"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19"/>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20" w:name="_Toc16917474"/>
      <w:bookmarkStart w:id="221" w:name="_Toc154322420"/>
      <w:r>
        <w:t>Traitement d’un document XML avec SAX et DOM</w:t>
      </w:r>
      <w:bookmarkEnd w:id="220"/>
      <w:bookmarkEnd w:id="221"/>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B0199A">
      <w:pPr>
        <w:pStyle w:val="Corpsdetexte"/>
        <w:keepNext/>
        <w:keepLines/>
        <w:rPr>
          <w:b/>
        </w:rPr>
      </w:pPr>
      <w:hyperlink r:id="rId54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168F2177" w14:textId="77777777" w:rsidR="00117845" w:rsidRDefault="00233E8F" w:rsidP="00B0199A">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p>
    <w:p w14:paraId="1CB11048" w14:textId="77777777" w:rsidR="00117845" w:rsidRDefault="00117845" w:rsidP="00B0199A">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Catalogue</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Plant</w:t>
      </w:r>
      <w:r w:rsidR="00233E8F" w:rsidRPr="00233E8F">
        <w:rPr>
          <w:color w:val="44AADD"/>
          <w:lang w:eastAsia="zh-CN"/>
        </w:rPr>
        <w:t>+</w:t>
      </w:r>
      <w:r w:rsidR="00233E8F" w:rsidRPr="00233E8F">
        <w:rPr>
          <w:color w:val="808030"/>
          <w:lang w:eastAsia="zh-CN"/>
        </w:rPr>
        <w:t>)</w:t>
      </w:r>
      <w:r w:rsidR="00233E8F" w:rsidRPr="00233E8F">
        <w:rPr>
          <w:color w:val="004A43"/>
          <w:lang w:eastAsia="zh-CN"/>
        </w:rPr>
        <w:t>&gt;</w:t>
      </w:r>
      <w:r w:rsidR="00233E8F" w:rsidRPr="00233E8F">
        <w:rPr>
          <w:color w:val="000000"/>
          <w:lang w:eastAsia="zh-CN"/>
        </w:rPr>
        <w:t xml:space="preserve">     </w:t>
      </w:r>
    </w:p>
    <w:p w14:paraId="22B2CABD" w14:textId="4A993ACA" w:rsidR="00233E8F" w:rsidRPr="00233E8F" w:rsidRDefault="00117845" w:rsidP="00B0199A">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Plant</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noPlant</w:t>
      </w:r>
      <w:r w:rsidR="00233E8F" w:rsidRPr="00233E8F">
        <w:rPr>
          <w:color w:val="44AADD"/>
          <w:lang w:eastAsia="zh-CN"/>
        </w:rPr>
        <w:t>,</w:t>
      </w:r>
      <w:r w:rsidR="00233E8F" w:rsidRPr="00233E8F">
        <w:rPr>
          <w:color w:val="000000"/>
          <w:lang w:eastAsia="zh-CN"/>
        </w:rPr>
        <w:t>description</w:t>
      </w:r>
      <w:r w:rsidR="00233E8F" w:rsidRPr="00233E8F">
        <w:rPr>
          <w:color w:val="44AADD"/>
          <w:lang w:eastAsia="zh-CN"/>
        </w:rPr>
        <w:t>,</w:t>
      </w:r>
      <w:r w:rsidR="00233E8F" w:rsidRPr="00233E8F">
        <w:rPr>
          <w:color w:val="000000"/>
          <w:lang w:eastAsia="zh-CN"/>
        </w:rPr>
        <w:t>prixUnitaire</w:t>
      </w:r>
      <w:r w:rsidR="00233E8F" w:rsidRPr="00233E8F">
        <w:rPr>
          <w:color w:val="808030"/>
          <w:lang w:eastAsia="zh-CN"/>
        </w:rPr>
        <w:t>)</w:t>
      </w:r>
      <w:r w:rsidR="00233E8F" w:rsidRPr="00233E8F">
        <w:rPr>
          <w:color w:val="004A43"/>
          <w:lang w:eastAsia="zh-CN"/>
        </w:rPr>
        <w:t>&gt;</w:t>
      </w:r>
    </w:p>
    <w:p w14:paraId="40186BF5" w14:textId="77777777" w:rsidR="00233E8F" w:rsidRPr="00233E8F" w:rsidRDefault="00233E8F" w:rsidP="00B0199A">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B0199A">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3F0DA666" w:rsidR="00233E8F" w:rsidRDefault="00233E8F" w:rsidP="00233E8F">
      <w:pPr>
        <w:pStyle w:val="Code"/>
        <w:rPr>
          <w:color w:val="A657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F2944D8" w14:textId="77777777" w:rsidR="00B70207" w:rsidRPr="00233E8F" w:rsidRDefault="00B70207" w:rsidP="00B70207">
      <w:pPr>
        <w:pStyle w:val="Code"/>
        <w:keepNext w:val="0"/>
        <w:keepLines w:val="0"/>
        <w:rPr>
          <w:color w:val="000000"/>
          <w:lang w:eastAsia="zh-CN"/>
        </w:rPr>
      </w:pPr>
    </w:p>
    <w:p w14:paraId="71B1CED5"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lastRenderedPageBreak/>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w:t>
      </w:r>
      <w:r w:rsidRPr="001C578A">
        <w:rPr>
          <w:rFonts w:ascii="Garamond" w:hAnsi="Garamond"/>
        </w:rPr>
        <w:lastRenderedPageBreak/>
        <w:t xml:space="preserve">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5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lastRenderedPageBreak/>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DocumentBuilderFactory</w:t>
      </w:r>
      <w:r w:rsidRPr="009A50DE">
        <w:rPr>
          <w:color w:val="000000"/>
          <w:lang w:val="en-CA" w:eastAsia="zh-CN"/>
        </w:rPr>
        <w:t xml:space="preserve"> unDocBuildFact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setValidating</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setIgnoringElementContentWhitespace</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création d'un DocumentBuilder</w:t>
      </w:r>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DocumentBuilder</w:t>
      </w:r>
      <w:r w:rsidRPr="009A50DE">
        <w:rPr>
          <w:color w:val="000000"/>
          <w:lang w:val="en-CA" w:eastAsia="zh-CN"/>
        </w:rPr>
        <w:t xml:space="preserve"> unDocumentBuilder </w:t>
      </w:r>
      <w:r w:rsidRPr="009A50DE">
        <w:rPr>
          <w:color w:val="808030"/>
          <w:lang w:val="en-CA" w:eastAsia="zh-CN"/>
        </w:rPr>
        <w:t>=</w:t>
      </w: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newDocumentBuilder</w:t>
      </w:r>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NodeList</w:t>
      </w:r>
      <w:r w:rsidRPr="009A50DE">
        <w:rPr>
          <w:color w:val="000000"/>
          <w:lang w:val="en-CA" w:eastAsia="zh-CN"/>
        </w:rPr>
        <w:t xml:space="preserve"> listeNodePlants </w:t>
      </w:r>
      <w:r w:rsidRPr="009A50DE">
        <w:rPr>
          <w:color w:val="808030"/>
          <w:lang w:val="en-CA" w:eastAsia="zh-CN"/>
        </w:rPr>
        <w:t>=</w:t>
      </w:r>
      <w:r w:rsidRPr="009A50DE">
        <w:rPr>
          <w:color w:val="000000"/>
          <w:lang w:val="en-CA" w:eastAsia="zh-CN"/>
        </w:rPr>
        <w:t xml:space="preserve"> unElementCatalogue</w:t>
      </w:r>
      <w:r w:rsidRPr="009A50DE">
        <w:rPr>
          <w:color w:val="808030"/>
          <w:lang w:val="en-CA" w:eastAsia="zh-CN"/>
        </w:rPr>
        <w:t>.</w:t>
      </w:r>
      <w:r w:rsidRPr="009A50DE">
        <w:rPr>
          <w:color w:val="000000"/>
          <w:lang w:val="en-CA" w:eastAsia="zh-CN"/>
        </w:rPr>
        <w:t>getChildNodes</w:t>
      </w:r>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tailleListe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getLength</w:t>
      </w:r>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tailleListe</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unNodePlant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item</w:t>
      </w:r>
      <w:r w:rsidRPr="009A50DE">
        <w:rPr>
          <w:color w:val="808030"/>
          <w:lang w:val="en-CA" w:eastAsia="zh-CN"/>
        </w:rPr>
        <w:t>(</w:t>
      </w:r>
      <w:r w:rsidRPr="009A50DE">
        <w:rPr>
          <w:color w:val="000000"/>
          <w:lang w:val="en-CA" w:eastAsia="zh-CN"/>
        </w:rPr>
        <w:t>i</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unNodeNoPlant </w:t>
      </w:r>
      <w:r w:rsidRPr="009A50DE">
        <w:rPr>
          <w:color w:val="808030"/>
          <w:lang w:val="en-CA" w:eastAsia="zh-CN"/>
        </w:rPr>
        <w:t>=</w:t>
      </w:r>
      <w:r w:rsidRPr="009A50DE">
        <w:rPr>
          <w:color w:val="000000"/>
          <w:lang w:val="en-CA" w:eastAsia="zh-CN"/>
        </w:rPr>
        <w:t xml:space="preserve"> unNodePlant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&lt;noPlant&gt;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000000"/>
          <w:lang w:val="en-CA" w:eastAsia="zh-CN"/>
        </w:rPr>
        <w:t>getNodeValue</w:t>
      </w:r>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unNodePrixUnitaire </w:t>
      </w:r>
      <w:r w:rsidRPr="009A50DE">
        <w:rPr>
          <w:color w:val="808030"/>
          <w:lang w:eastAsia="zh-CN"/>
        </w:rPr>
        <w:t>=</w:t>
      </w:r>
      <w:r w:rsidRPr="009A50DE">
        <w:rPr>
          <w:color w:val="000000"/>
          <w:lang w:eastAsia="zh-CN"/>
        </w:rPr>
        <w:t xml:space="preserve"> unNodeDescription</w:t>
      </w:r>
      <w:r w:rsidRPr="009A50DE">
        <w:rPr>
          <w:color w:val="808030"/>
          <w:lang w:eastAsia="zh-CN"/>
        </w:rPr>
        <w:t>.</w:t>
      </w:r>
      <w:r w:rsidRPr="009A50DE">
        <w:rPr>
          <w:color w:val="000000"/>
          <w:lang w:eastAsia="zh-CN"/>
        </w:rPr>
        <w:t>getNextSibling</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&lt;prixUnitaire&gt;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prixUnitaire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unPlant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r w:rsidRPr="009A50DE">
        <w:rPr>
          <w:color w:val="000000"/>
          <w:lang w:eastAsia="zh-CN"/>
        </w:rPr>
        <w:t>noPlant</w:t>
      </w:r>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00"/>
          <w:lang w:eastAsia="zh-CN"/>
        </w:rPr>
        <w:t xml:space="preserve">noPlant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6C2374CD" w:rsidR="00233E8F" w:rsidRDefault="00233E8F" w:rsidP="00233E8F">
      <w:pPr>
        <w:pStyle w:val="Code"/>
        <w:rPr>
          <w:color w:val="800080"/>
          <w:lang w:val="fr-FR" w:eastAsia="zh-CN"/>
        </w:rPr>
      </w:pPr>
      <w:r w:rsidRPr="00D95704">
        <w:rPr>
          <w:color w:val="800080"/>
          <w:lang w:val="fr-FR" w:eastAsia="zh-CN"/>
        </w:rPr>
        <w:t>}</w:t>
      </w:r>
    </w:p>
    <w:p w14:paraId="2744BFE8" w14:textId="77777777" w:rsidR="00117845" w:rsidRPr="00D95704" w:rsidRDefault="00117845" w:rsidP="00233E8F">
      <w:pPr>
        <w:pStyle w:val="Code"/>
        <w:rPr>
          <w:color w:val="000000"/>
          <w:lang w:val="fr-FR" w:eastAsia="zh-CN"/>
        </w:rPr>
      </w:pP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5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52"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5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5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5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5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5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22" w:name="_Toc16917475"/>
      <w:bookmarkStart w:id="223" w:name="_Toc154322421"/>
      <w:r>
        <w:t>Gestion de</w:t>
      </w:r>
      <w:r w:rsidR="009D20FA">
        <w:t xml:space="preserve"> fichiers </w:t>
      </w:r>
      <w:r w:rsidR="004B16FF">
        <w:t xml:space="preserve">et répertoires </w:t>
      </w:r>
      <w:r w:rsidR="009D20FA">
        <w:t>avec</w:t>
      </w:r>
      <w:r w:rsidR="007E66E1">
        <w:t xml:space="preserve"> java.io.File</w:t>
      </w:r>
      <w:bookmarkEnd w:id="222"/>
      <w:bookmarkEnd w:id="223"/>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5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5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C136955"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reponse</w:t>
      </w:r>
      <w:r w:rsidR="00A42BB4">
        <w:rPr>
          <w:color w:val="000000"/>
          <w:lang w:val="fr-FR" w:eastAsia="zh-CN"/>
        </w:rPr>
        <w:t>.equals</w:t>
      </w:r>
      <w:r w:rsidR="00A42BB4">
        <w:rPr>
          <w:color w:val="808030"/>
          <w:lang w:val="fr-FR" w:eastAsia="zh-CN"/>
        </w:rPr>
        <w:t>(</w:t>
      </w:r>
      <w:r w:rsidRPr="00113F21">
        <w:rPr>
          <w:color w:val="0000E6"/>
          <w:lang w:val="fr-FR" w:eastAsia="zh-CN"/>
        </w:rPr>
        <w:t>"non"</w:t>
      </w:r>
      <w:r w:rsidR="00A42BB4">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273A9C3E" w:rsidR="00113F21" w:rsidRDefault="00113F21" w:rsidP="00113F21">
      <w:pPr>
        <w:pStyle w:val="Code"/>
        <w:rPr>
          <w:color w:val="800080"/>
          <w:lang w:val="fr-FR" w:eastAsia="zh-CN"/>
        </w:rPr>
      </w:pPr>
      <w:r w:rsidRPr="00113F21">
        <w:rPr>
          <w:color w:val="000000"/>
          <w:lang w:val="fr-FR" w:eastAsia="zh-CN"/>
        </w:rPr>
        <w:t xml:space="preserve">  </w:t>
      </w:r>
      <w:r w:rsidRPr="00113F21">
        <w:rPr>
          <w:color w:val="800080"/>
          <w:lang w:val="fr-FR" w:eastAsia="zh-CN"/>
        </w:rPr>
        <w:t>}</w:t>
      </w:r>
    </w:p>
    <w:p w14:paraId="0E88C01B" w14:textId="2F3E8D86" w:rsidR="00117845" w:rsidRDefault="00117845" w:rsidP="00113F21">
      <w:pPr>
        <w:pStyle w:val="Code"/>
        <w:rPr>
          <w:color w:val="800080"/>
          <w:lang w:val="fr-FR" w:eastAsia="zh-CN"/>
        </w:rPr>
      </w:pPr>
      <w:r>
        <w:rPr>
          <w:color w:val="800080"/>
          <w:lang w:val="fr-FR" w:eastAsia="zh-CN"/>
        </w:rPr>
        <w:t>}</w:t>
      </w:r>
    </w:p>
    <w:p w14:paraId="28B5B428" w14:textId="77777777" w:rsidR="00117845" w:rsidRPr="00113F21" w:rsidRDefault="00117845" w:rsidP="00113F21">
      <w:pPr>
        <w:pStyle w:val="Code"/>
        <w:rPr>
          <w:color w:val="000000"/>
          <w:lang w:val="fr-FR" w:eastAsia="zh-CN"/>
        </w:rPr>
      </w:pPr>
    </w:p>
    <w:p w14:paraId="3EE45241" w14:textId="0DC80C9F"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6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6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lastRenderedPageBreak/>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6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bookmarkStart w:id="224" w:name="OLE_LINK49"/>
      <w:r>
        <w:t>package LivreJava;</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public class CreerRepertoire{</w:t>
      </w:r>
    </w:p>
    <w:p w14:paraId="32B51D63" w14:textId="77777777" w:rsidR="007E66E1" w:rsidRPr="009A50DE" w:rsidRDefault="007E66E1" w:rsidP="007E66E1">
      <w:pPr>
        <w:pStyle w:val="CodeJava"/>
        <w:rPr>
          <w:lang w:val="en-CA"/>
        </w:rPr>
      </w:pPr>
      <w:r w:rsidRPr="009A50DE">
        <w:rPr>
          <w:lang w:val="en-CA"/>
        </w:rPr>
        <w:t xml:space="preserve">    public static void main (String args[]) throws Exception {</w:t>
      </w:r>
    </w:p>
    <w:p w14:paraId="6935221A" w14:textId="402568D8" w:rsidR="007E66E1" w:rsidRDefault="007E66E1" w:rsidP="007E66E1">
      <w:pPr>
        <w:pStyle w:val="CodeJava"/>
      </w:pPr>
      <w:r w:rsidRPr="009A50DE">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bookmarkEnd w:id="224"/>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6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25" w:name="_Toc16917476"/>
      <w:bookmarkStart w:id="226" w:name="_Toc154322422"/>
      <w:r>
        <w:t xml:space="preserve">Dialogue de sélection de fichier avec la classe </w:t>
      </w:r>
      <w:r w:rsidRPr="16CBE89F">
        <w:rPr>
          <w:i/>
          <w:iCs/>
        </w:rPr>
        <w:t>JFileChooser</w:t>
      </w:r>
      <w:bookmarkEnd w:id="225"/>
      <w:bookmarkEnd w:id="22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6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lastRenderedPageBreak/>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6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6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CreerFichierFileChooser </w:t>
      </w:r>
      <w:r w:rsidRPr="009A50DE">
        <w:rPr>
          <w:b/>
          <w:bCs/>
          <w:lang w:val="en-CA" w:eastAsia="zh-CN"/>
        </w:rPr>
        <w:t>extends</w:t>
      </w:r>
      <w:r w:rsidRPr="009A50DE">
        <w:rPr>
          <w:color w:val="000000"/>
          <w:lang w:val="en-CA" w:eastAsia="zh-CN"/>
        </w:rPr>
        <w:t xml:space="preserve"> JFrame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CreerFichierFileChooser</w:t>
      </w:r>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JFileChooser unFileChooser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JFileChooser</w:t>
      </w:r>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CreerFichierFileChooser</w:t>
      </w:r>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08397CBB" w:rsidR="00113F21" w:rsidRDefault="00113F21" w:rsidP="00113F21">
      <w:pPr>
        <w:pStyle w:val="Code"/>
        <w:rPr>
          <w:color w:val="800080"/>
          <w:lang w:eastAsia="zh-CN"/>
        </w:rPr>
      </w:pPr>
      <w:r w:rsidRPr="009A50DE">
        <w:rPr>
          <w:color w:val="800080"/>
          <w:lang w:eastAsia="zh-CN"/>
        </w:rPr>
        <w:t>}</w:t>
      </w:r>
    </w:p>
    <w:p w14:paraId="2072B8AC" w14:textId="77777777" w:rsidR="00117845" w:rsidRPr="009A50DE" w:rsidRDefault="00117845" w:rsidP="00113F21">
      <w:pPr>
        <w:pStyle w:val="Code"/>
        <w:rPr>
          <w:color w:val="000000"/>
          <w:lang w:eastAsia="zh-CN"/>
        </w:rPr>
      </w:pP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r w:rsidRPr="009A50DE">
        <w:rPr>
          <w:lang w:val="fr-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6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r w:rsidRPr="009A50DE">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lastRenderedPageBreak/>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6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6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lastRenderedPageBreak/>
        <w:t xml:space="preserve">        </w:t>
      </w:r>
      <w:r w:rsidRPr="00113F21">
        <w:rPr>
          <w:color w:val="696969"/>
          <w:lang w:val="fr-FR" w:eastAsia="zh-CN"/>
        </w:rPr>
        <w:t>// Convertir le tableau d'octets tampon en int unEntier</w:t>
      </w:r>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r w:rsidRPr="00113F21">
        <w:rPr>
          <w:color w:val="000000"/>
          <w:lang w:val="fr-FR" w:eastAsia="zh-CN"/>
        </w:rPr>
        <w:t xml:space="preserve">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4E98F96A" w:rsidR="00113F21" w:rsidRDefault="00113F21" w:rsidP="00113F21">
      <w:pPr>
        <w:pStyle w:val="Code"/>
        <w:rPr>
          <w:color w:val="800080"/>
          <w:lang w:val="fr-FR" w:eastAsia="zh-CN"/>
        </w:rPr>
      </w:pPr>
      <w:r w:rsidRPr="00D95704">
        <w:rPr>
          <w:color w:val="800080"/>
          <w:lang w:val="fr-FR" w:eastAsia="zh-CN"/>
        </w:rPr>
        <w:t>}</w:t>
      </w:r>
    </w:p>
    <w:p w14:paraId="5DA5468D" w14:textId="77777777" w:rsidR="00117845" w:rsidRPr="00D95704" w:rsidRDefault="00117845" w:rsidP="00113F21">
      <w:pPr>
        <w:pStyle w:val="Code"/>
        <w:rPr>
          <w:color w:val="000000"/>
          <w:lang w:val="fr-FR" w:eastAsia="zh-CN"/>
        </w:rPr>
      </w:pP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27" w:name="_Toc16917497"/>
      <w:bookmarkStart w:id="228" w:name="_Toc154322423"/>
      <w:r>
        <w:t>Fichier d’objets</w:t>
      </w:r>
      <w:r w:rsidR="007E66E1">
        <w:t xml:space="preserve"> en Java</w:t>
      </w:r>
      <w:bookmarkEnd w:id="227"/>
      <w:bookmarkEnd w:id="228"/>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29" w:name="_Ref520339747"/>
      <w:bookmarkStart w:id="230" w:name="_Toc16917498"/>
      <w:bookmarkStart w:id="231" w:name="_Toc154322424"/>
      <w:r>
        <w:t>Fichier sériel d’objets en Java</w:t>
      </w:r>
      <w:bookmarkEnd w:id="229"/>
      <w:bookmarkEnd w:id="230"/>
      <w:bookmarkEnd w:id="231"/>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7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7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7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7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7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7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w:t>
      </w:r>
      <w:r>
        <w:lastRenderedPageBreak/>
        <w:t>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7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7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7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lastRenderedPageBreak/>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lastRenderedPageBreak/>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iterateurPlants</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1A7A59" w:rsidRDefault="00113F21" w:rsidP="00113F21">
      <w:pPr>
        <w:pStyle w:val="Code"/>
        <w:rPr>
          <w:color w:val="000000"/>
          <w:lang w:eastAsia="zh-CN"/>
        </w:rPr>
      </w:pPr>
      <w:r w:rsidRPr="009A50DE">
        <w:rPr>
          <w:lang w:eastAsia="zh-CN"/>
        </w:rPr>
        <w:t>    </w:t>
      </w:r>
      <w:r w:rsidRPr="001A7A59">
        <w:rPr>
          <w:lang w:eastAsia="zh-CN"/>
        </w:rPr>
        <w:t>Enumeration enumerationPlants = vecteurDePlants.elements();</w:t>
      </w:r>
    </w:p>
    <w:p w14:paraId="75C6B054" w14:textId="77777777" w:rsidR="00113F21" w:rsidRPr="001A7A59" w:rsidRDefault="00113F21" w:rsidP="00113F21">
      <w:pPr>
        <w:pStyle w:val="Code"/>
        <w:rPr>
          <w:color w:val="000000"/>
          <w:lang w:eastAsia="zh-CN"/>
        </w:rPr>
      </w:pPr>
      <w:r w:rsidRPr="001A7A59">
        <w:rPr>
          <w:lang w:eastAsia="zh-CN"/>
        </w:rPr>
        <w:t>    while (enumerationPlants.hasMoreElements()){</w:t>
      </w:r>
    </w:p>
    <w:p w14:paraId="62677209" w14:textId="77777777" w:rsidR="00113F21" w:rsidRPr="00113F21" w:rsidRDefault="00113F21" w:rsidP="00113F21">
      <w:pPr>
        <w:pStyle w:val="Code"/>
        <w:rPr>
          <w:color w:val="000000"/>
          <w:lang w:val="fr-FR" w:eastAsia="zh-CN"/>
        </w:rPr>
      </w:pPr>
      <w:r w:rsidRPr="001A7A59">
        <w:rPr>
          <w:lang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113F21">
      <w:pPr>
        <w:pStyle w:val="Code"/>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28907068" w:rsidR="00113F21" w:rsidRDefault="00113F21" w:rsidP="00113F21">
      <w:pPr>
        <w:pStyle w:val="Code"/>
        <w:rPr>
          <w:color w:val="800080"/>
          <w:lang w:val="fr-FR" w:eastAsia="zh-CN"/>
        </w:rPr>
      </w:pPr>
      <w:r w:rsidRPr="00D95704">
        <w:rPr>
          <w:color w:val="800080"/>
          <w:lang w:val="fr-FR" w:eastAsia="zh-CN"/>
        </w:rPr>
        <w:t>}</w:t>
      </w:r>
    </w:p>
    <w:p w14:paraId="48350FCF" w14:textId="77777777" w:rsidR="00117845" w:rsidRPr="00D95704" w:rsidRDefault="00117845" w:rsidP="00113F21">
      <w:pPr>
        <w:pStyle w:val="Code"/>
        <w:rPr>
          <w:color w:val="000000"/>
          <w:lang w:val="fr-FR" w:eastAsia="zh-CN"/>
        </w:rPr>
      </w:pPr>
    </w:p>
    <w:p w14:paraId="64C82832" w14:textId="77777777" w:rsidR="007E66E1" w:rsidRDefault="007E66E1" w:rsidP="007E66E1">
      <w:pPr>
        <w:pStyle w:val="Corpsdetexte"/>
      </w:pPr>
    </w:p>
    <w:p w14:paraId="36FC4358" w14:textId="66402A37" w:rsidR="007E66E1" w:rsidRDefault="007E66E1" w:rsidP="007E66E1">
      <w:pPr>
        <w:pStyle w:val="Corpsdetexte"/>
      </w:pPr>
      <w:r>
        <w:t xml:space="preserve">Pour ajouter un objet de la classe </w:t>
      </w:r>
      <w:r>
        <w:rPr>
          <w:i/>
        </w:rPr>
        <w:t>Plant</w:t>
      </w:r>
      <w:r>
        <w:t xml:space="preserve"> dans le fichier, il suffit d’appeler </w:t>
      </w:r>
      <w:hyperlink r:id="rId57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8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8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8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package LivreJava;</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import java.io.Serializable</w:t>
      </w:r>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public int getNoPlant(){ return noPlant;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8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EOFException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1A7A59">
      <w:pPr>
        <w:pStyle w:val="Code"/>
        <w:jc w:val="left"/>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r w:rsidRPr="009A50DE">
        <w:rPr>
          <w:color w:val="808030"/>
          <w:lang w:val="en-CA" w:eastAsia="zh-CN"/>
        </w:rPr>
        <w:t>(</w:t>
      </w:r>
    </w:p>
    <w:p w14:paraId="444B9E09" w14:textId="77777777" w:rsidR="008C15F5" w:rsidRPr="008C15F5" w:rsidRDefault="008C15F5" w:rsidP="001A7A59">
      <w:pPr>
        <w:pStyle w:val="Code"/>
        <w:jc w:val="left"/>
        <w:rPr>
          <w:color w:val="000000"/>
          <w:lang w:eastAsia="zh-CN"/>
        </w:rPr>
      </w:pPr>
      <w:r w:rsidRPr="009A50DE">
        <w:rPr>
          <w:color w:val="000000"/>
          <w:lang w:val="en-CA" w:eastAsia="zh-CN"/>
        </w:rPr>
        <w:t xml:space="preserve">          </w:t>
      </w:r>
      <w:r w:rsidRPr="008C15F5">
        <w:rPr>
          <w:color w:val="000000"/>
          <w:lang w:eastAsia="zh-CN"/>
        </w:rPr>
        <w:t>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36AC63B9" w:rsidR="008C15F5" w:rsidRDefault="008C15F5" w:rsidP="008C15F5">
      <w:pPr>
        <w:pStyle w:val="Code"/>
        <w:rPr>
          <w:color w:val="800080"/>
          <w:lang w:eastAsia="zh-CN"/>
        </w:rPr>
      </w:pPr>
      <w:r w:rsidRPr="008C15F5">
        <w:rPr>
          <w:color w:val="000000"/>
          <w:lang w:eastAsia="zh-CN"/>
        </w:rPr>
        <w:t xml:space="preserve">  </w:t>
      </w:r>
      <w:r w:rsidRPr="008C15F5">
        <w:rPr>
          <w:color w:val="800080"/>
          <w:lang w:eastAsia="zh-CN"/>
        </w:rPr>
        <w:t>}</w:t>
      </w:r>
    </w:p>
    <w:p w14:paraId="0E7A7CC9" w14:textId="1234EE30" w:rsidR="00117845" w:rsidRDefault="00117845" w:rsidP="008C15F5">
      <w:pPr>
        <w:pStyle w:val="Code"/>
        <w:rPr>
          <w:color w:val="800080"/>
          <w:lang w:eastAsia="zh-CN"/>
        </w:rPr>
      </w:pPr>
      <w:r>
        <w:rPr>
          <w:color w:val="800080"/>
          <w:lang w:eastAsia="zh-CN"/>
        </w:rPr>
        <w:t>}</w:t>
      </w:r>
    </w:p>
    <w:p w14:paraId="13A24FAD" w14:textId="77777777" w:rsidR="00117845" w:rsidRPr="008C15F5" w:rsidRDefault="00117845" w:rsidP="008C15F5">
      <w:pPr>
        <w:pStyle w:val="Code"/>
        <w:rPr>
          <w:color w:val="000000"/>
          <w:lang w:eastAsia="zh-CN"/>
        </w:rPr>
      </w:pPr>
    </w:p>
    <w:p w14:paraId="3AE666FD" w14:textId="6A8BD9F1" w:rsidR="007E66E1" w:rsidRDefault="007E66E1" w:rsidP="001178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w:t>
      </w:r>
      <w:r>
        <w:lastRenderedPageBreak/>
        <w:t xml:space="preserve">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8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lastRenderedPageBreak/>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vecteurDePlants</w:t>
      </w:r>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fichierFluxPlants</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lastRenderedPageBreak/>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8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1A7A59">
      <w:pPr>
        <w:pStyle w:val="Code"/>
        <w:jc w:val="left"/>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1A7A59" w:rsidRDefault="004D3995" w:rsidP="001A7A59">
      <w:pPr>
        <w:pStyle w:val="Code"/>
        <w:jc w:val="left"/>
        <w:rPr>
          <w:color w:val="000000"/>
          <w:lang w:eastAsia="zh-CN"/>
        </w:rPr>
      </w:pPr>
      <w:r w:rsidRPr="004D3995">
        <w:rPr>
          <w:color w:val="000000"/>
          <w:lang w:val="en-CA" w:eastAsia="zh-CN"/>
        </w:rPr>
        <w:t xml:space="preserve">          </w:t>
      </w:r>
      <w:r w:rsidRPr="001A7A59">
        <w:rPr>
          <w:color w:val="000000"/>
          <w:lang w:eastAsia="zh-CN"/>
        </w:rPr>
        <w:t>unPlant</w:t>
      </w:r>
      <w:r w:rsidRPr="001A7A59">
        <w:rPr>
          <w:color w:val="808030"/>
          <w:lang w:eastAsia="zh-CN"/>
        </w:rPr>
        <w:t>.</w:t>
      </w:r>
      <w:r w:rsidRPr="001A7A59">
        <w:rPr>
          <w:color w:val="000000"/>
          <w:lang w:eastAsia="zh-CN"/>
        </w:rPr>
        <w:t>getNoPlant</w:t>
      </w:r>
      <w:r w:rsidRPr="001A7A59">
        <w:rPr>
          <w:color w:val="808030"/>
          <w:lang w:eastAsia="zh-CN"/>
        </w:rPr>
        <w:t>()</w:t>
      </w:r>
      <w:r w:rsidRPr="001A7A59">
        <w:rPr>
          <w:color w:val="000000"/>
          <w:lang w:eastAsia="zh-CN"/>
        </w:rPr>
        <w:t xml:space="preserve"> </w:t>
      </w:r>
      <w:r w:rsidRPr="001A7A59">
        <w:rPr>
          <w:color w:val="808030"/>
          <w:lang w:eastAsia="zh-CN"/>
        </w:rPr>
        <w:t>+</w:t>
      </w:r>
      <w:r w:rsidRPr="001A7A59">
        <w:rPr>
          <w:color w:val="000000"/>
          <w:lang w:eastAsia="zh-CN"/>
        </w:rPr>
        <w:t xml:space="preserve"> </w:t>
      </w:r>
      <w:r w:rsidRPr="001A7A59">
        <w:rPr>
          <w:color w:val="0000E6"/>
          <w:lang w:eastAsia="zh-CN"/>
        </w:rPr>
        <w:t>" "</w:t>
      </w:r>
      <w:r w:rsidRPr="001A7A59">
        <w:rPr>
          <w:color w:val="000000"/>
          <w:lang w:eastAsia="zh-CN"/>
        </w:rPr>
        <w:t xml:space="preserve"> </w:t>
      </w:r>
      <w:r w:rsidRPr="001A7A59">
        <w:rPr>
          <w:color w:val="808030"/>
          <w:lang w:eastAsia="zh-CN"/>
        </w:rPr>
        <w:t>+</w:t>
      </w:r>
      <w:r w:rsidRPr="001A7A59">
        <w:rPr>
          <w:color w:val="000000"/>
          <w:lang w:eastAsia="zh-CN"/>
        </w:rPr>
        <w:t xml:space="preserve"> unPlant</w:t>
      </w:r>
      <w:r w:rsidRPr="001A7A59">
        <w:rPr>
          <w:color w:val="808030"/>
          <w:lang w:eastAsia="zh-CN"/>
        </w:rPr>
        <w:t>.</w:t>
      </w:r>
      <w:r w:rsidRPr="001A7A59">
        <w:rPr>
          <w:color w:val="000000"/>
          <w:lang w:eastAsia="zh-CN"/>
        </w:rPr>
        <w:t>getDescription</w:t>
      </w:r>
      <w:r w:rsidRPr="001A7A59">
        <w:rPr>
          <w:color w:val="808030"/>
          <w:lang w:eastAsia="zh-CN"/>
        </w:rPr>
        <w:t>()</w:t>
      </w:r>
      <w:r w:rsidRPr="001A7A59">
        <w:rPr>
          <w:color w:val="000000"/>
          <w:lang w:eastAsia="zh-CN"/>
        </w:rPr>
        <w:t xml:space="preserve"> </w:t>
      </w:r>
      <w:r w:rsidRPr="001A7A59">
        <w:rPr>
          <w:color w:val="808030"/>
          <w:lang w:eastAsia="zh-CN"/>
        </w:rPr>
        <w:t>+</w:t>
      </w:r>
      <w:r w:rsidRPr="001A7A59">
        <w:rPr>
          <w:color w:val="000000"/>
          <w:lang w:eastAsia="zh-CN"/>
        </w:rPr>
        <w:t xml:space="preserve"> </w:t>
      </w:r>
      <w:r w:rsidRPr="001A7A59">
        <w:rPr>
          <w:color w:val="0000E6"/>
          <w:lang w:eastAsia="zh-CN"/>
        </w:rPr>
        <w:t>" "</w:t>
      </w:r>
      <w:r w:rsidRPr="001A7A59">
        <w:rPr>
          <w:color w:val="000000"/>
          <w:lang w:eastAsia="zh-CN"/>
        </w:rPr>
        <w:t xml:space="preserve"> </w:t>
      </w:r>
      <w:r w:rsidRPr="001A7A59">
        <w:rPr>
          <w:color w:val="808030"/>
          <w:lang w:eastAsia="zh-CN"/>
        </w:rPr>
        <w:t>+</w:t>
      </w:r>
      <w:r w:rsidRPr="001A7A59">
        <w:rPr>
          <w:color w:val="000000"/>
          <w:lang w:eastAsia="zh-CN"/>
        </w:rPr>
        <w:t xml:space="preserve"> unPlant</w:t>
      </w:r>
      <w:r w:rsidRPr="001A7A59">
        <w:rPr>
          <w:color w:val="808030"/>
          <w:lang w:eastAsia="zh-CN"/>
        </w:rPr>
        <w:t>.</w:t>
      </w:r>
      <w:r w:rsidRPr="001A7A59">
        <w:rPr>
          <w:color w:val="000000"/>
          <w:lang w:eastAsia="zh-CN"/>
        </w:rPr>
        <w:t>getPrixUnitaire</w:t>
      </w:r>
      <w:r w:rsidRPr="001A7A59">
        <w:rPr>
          <w:color w:val="808030"/>
          <w:lang w:eastAsia="zh-CN"/>
        </w:rPr>
        <w:t>())</w:t>
      </w:r>
      <w:r w:rsidRPr="001A7A59">
        <w:rPr>
          <w:color w:val="800080"/>
          <w:lang w:eastAsia="zh-CN"/>
        </w:rPr>
        <w:t>;</w:t>
      </w:r>
    </w:p>
    <w:p w14:paraId="253D38A3" w14:textId="77777777" w:rsidR="004D3995" w:rsidRPr="00D95704" w:rsidRDefault="004D3995" w:rsidP="004D3995">
      <w:pPr>
        <w:pStyle w:val="Code"/>
        <w:rPr>
          <w:color w:val="000000"/>
          <w:lang w:val="fr-FR" w:eastAsia="zh-CN"/>
        </w:rPr>
      </w:pPr>
      <w:r w:rsidRPr="001A7A59">
        <w:rPr>
          <w:color w:val="000000"/>
          <w:lang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54D76814" w:rsidR="004D3995" w:rsidRDefault="004D3995" w:rsidP="004D3995">
      <w:pPr>
        <w:pStyle w:val="Code"/>
        <w:rPr>
          <w:color w:val="800080"/>
          <w:lang w:val="fr-FR" w:eastAsia="zh-CN"/>
        </w:rPr>
      </w:pPr>
      <w:r w:rsidRPr="00D95704">
        <w:rPr>
          <w:color w:val="800080"/>
          <w:lang w:val="fr-FR" w:eastAsia="zh-CN"/>
        </w:rPr>
        <w:t>}</w:t>
      </w:r>
    </w:p>
    <w:p w14:paraId="66C0A500" w14:textId="77777777" w:rsidR="00117845" w:rsidRPr="00D95704" w:rsidRDefault="00117845" w:rsidP="004D3995">
      <w:pPr>
        <w:pStyle w:val="Code"/>
        <w:rPr>
          <w:color w:val="000000"/>
          <w:lang w:val="fr-FR" w:eastAsia="zh-CN"/>
        </w:rPr>
      </w:pP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32" w:name="_Toc16917499"/>
      <w:bookmarkStart w:id="233" w:name="_Toc154322425"/>
      <w:r>
        <w:lastRenderedPageBreak/>
        <w:t>Fichier à adressage relatif en Java</w:t>
      </w:r>
      <w:r w:rsidR="003A758E">
        <w:t xml:space="preserve"> avec RandomAccessFile</w:t>
      </w:r>
      <w:bookmarkEnd w:id="232"/>
      <w:bookmarkEnd w:id="233"/>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8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w:t>
      </w:r>
      <w:r>
        <w:lastRenderedPageBreak/>
        <w:t>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8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0786D3C2" w:rsidR="00521747" w:rsidRDefault="00521747" w:rsidP="00521747">
      <w:pPr>
        <w:pStyle w:val="Code"/>
        <w:rPr>
          <w:color w:val="800080"/>
          <w:lang w:eastAsia="zh-CN"/>
        </w:rPr>
      </w:pPr>
      <w:r w:rsidRPr="00521747">
        <w:rPr>
          <w:color w:val="800080"/>
          <w:lang w:eastAsia="zh-CN"/>
        </w:rPr>
        <w:t>}</w:t>
      </w:r>
    </w:p>
    <w:p w14:paraId="5A767C63" w14:textId="77777777" w:rsidR="00117845" w:rsidRPr="00521747" w:rsidRDefault="00117845" w:rsidP="00521747">
      <w:pPr>
        <w:pStyle w:val="Code"/>
        <w:rPr>
          <w:color w:val="000000"/>
          <w:lang w:eastAsia="zh-CN"/>
        </w:rPr>
      </w:pPr>
    </w:p>
    <w:p w14:paraId="36007893" w14:textId="77777777" w:rsidR="00966BF1" w:rsidRDefault="00966BF1" w:rsidP="007E66E1">
      <w:pPr>
        <w:pStyle w:val="Corpsdetexte"/>
        <w:jc w:val="center"/>
      </w:pPr>
    </w:p>
    <w:p w14:paraId="27356D35" w14:textId="4BE89DF4" w:rsidR="007E66E1" w:rsidRDefault="0020026C" w:rsidP="007E66E1">
      <w:pPr>
        <w:pStyle w:val="Corpsdetexte"/>
        <w:jc w:val="center"/>
      </w:pPr>
      <w:r>
        <w:rPr>
          <w:noProof/>
        </w:rPr>
        <w:object w:dxaOrig="5160" w:dyaOrig="2640" w14:anchorId="0396385C">
          <v:shape id="_x0000_i1025" type="#_x0000_t75" alt="" style="width:257.9pt;height:133.25pt;mso-width-percent:0;mso-height-percent:0;mso-width-percent:0;mso-height-percent:0" o:ole="" fillcolor="window">
            <v:imagedata r:id="rId588" o:title=""/>
          </v:shape>
          <o:OLEObject Type="Embed" ProgID="Visio.Drawing.11" ShapeID="_x0000_i1025" DrawAspect="Content" ObjectID="_1765267600" r:id="rId58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6D7BD3">
      <w:pPr>
        <w:pStyle w:val="Corpsdetexte"/>
        <w:keepNext/>
        <w:keepLines/>
      </w:pPr>
      <w:r>
        <w:rPr>
          <w:b/>
        </w:rPr>
        <w:lastRenderedPageBreak/>
        <w:t>Exemple</w:t>
      </w:r>
      <w:r>
        <w:t>. Le programme suivant illustre l’accès direct et l’adressage relatif.</w:t>
      </w:r>
    </w:p>
    <w:p w14:paraId="51AF78DA" w14:textId="2C4FE0FF" w:rsidR="00A43FEB" w:rsidRDefault="00000000" w:rsidP="006D7BD3">
      <w:pPr>
        <w:pStyle w:val="Corpsdetexte"/>
        <w:keepNext/>
        <w:keepLines/>
      </w:pPr>
      <w:hyperlink r:id="rId59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6D7BD3">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6D7BD3">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chaineNER</w:t>
      </w:r>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b/>
          <w:bCs/>
          <w:color w:val="800000"/>
          <w:lang w:eastAsia="zh-CN"/>
        </w:rPr>
        <w:t>true</w:t>
      </w:r>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chaineChoix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color w:val="000000"/>
          <w:lang w:val="en-CA" w:eastAsia="zh-CN"/>
        </w:rPr>
        <w:t xml:space="preserve">numeroER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chaineNER</w:t>
      </w:r>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numeroER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numeroER </w:t>
      </w:r>
      <w:r w:rsidRPr="009A50DE">
        <w:rPr>
          <w:color w:val="808030"/>
          <w:lang w:val="en-CA" w:eastAsia="zh-CN"/>
        </w:rPr>
        <w:t>&lt;</w:t>
      </w:r>
      <w:r w:rsidRPr="009A50DE">
        <w:rPr>
          <w:color w:val="000000"/>
          <w:lang w:val="en-CA" w:eastAsia="zh-CN"/>
        </w:rPr>
        <w:t xml:space="preserve"> nombreAlloue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lastRenderedPageBreak/>
        <w:t xml:space="preserve">            </w:t>
      </w:r>
      <w:r w:rsidRPr="009A50DE">
        <w:rPr>
          <w:color w:val="000000"/>
          <w:lang w:eastAsia="zh-CN"/>
        </w:rPr>
        <w:t>JOptionPane</w:t>
      </w:r>
      <w:r w:rsidRPr="009A50DE">
        <w:rPr>
          <w:color w:val="808030"/>
          <w:lang w:eastAsia="zh-CN"/>
        </w:rPr>
        <w:t>.</w:t>
      </w:r>
      <w:r w:rsidRPr="009A50DE">
        <w:rPr>
          <w:color w:val="000000"/>
          <w:lang w:eastAsia="zh-CN"/>
        </w:rPr>
        <w:t>showMessageDialog</w:t>
      </w:r>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description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getDescription</w:t>
      </w:r>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prixUnitaire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getPrixUnitaire</w:t>
      </w:r>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chaineNER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fichierDirectPlants</w:t>
      </w:r>
      <w:r w:rsidRPr="009A50DE">
        <w:rPr>
          <w:color w:val="808030"/>
          <w:lang w:eastAsia="zh-CN"/>
        </w:rPr>
        <w:t>.</w:t>
      </w:r>
      <w:r w:rsidRPr="009A50DE">
        <w:rPr>
          <w:color w:val="000000"/>
          <w:lang w:eastAsia="zh-CN"/>
        </w:rPr>
        <w:t>seek</w:t>
      </w:r>
      <w:r w:rsidRPr="009A50DE">
        <w:rPr>
          <w:color w:val="808030"/>
          <w:lang w:eastAsia="zh-CN"/>
        </w:rPr>
        <w:t>(</w:t>
      </w:r>
      <w:r w:rsidRPr="009A50DE">
        <w:rPr>
          <w:color w:val="000000"/>
          <w:lang w:eastAsia="zh-CN"/>
        </w:rPr>
        <w:t xml:space="preserve">numeroER </w:t>
      </w:r>
      <w:r w:rsidRPr="009A50DE">
        <w:rPr>
          <w:color w:val="808030"/>
          <w:lang w:eastAsia="zh-CN"/>
        </w:rPr>
        <w:t>*</w:t>
      </w:r>
      <w:r w:rsidRPr="009A50DE">
        <w:rPr>
          <w:color w:val="000000"/>
          <w:lang w:eastAsia="zh-CN"/>
        </w:rPr>
        <w:t xml:space="preserve"> Plant</w:t>
      </w:r>
      <w:r w:rsidRPr="009A50DE">
        <w:rPr>
          <w:color w:val="808030"/>
          <w:lang w:eastAsia="zh-CN"/>
        </w:rPr>
        <w:t>.</w:t>
      </w:r>
      <w:r w:rsidRPr="009A50DE">
        <w:rPr>
          <w:color w:val="000000"/>
          <w:lang w:eastAsia="zh-CN"/>
        </w:rPr>
        <w:t>tailleMaxEnregistrement</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lireEnregistrementTailleMax</w:t>
      </w:r>
      <w:r w:rsidRPr="009A50DE">
        <w:rPr>
          <w:color w:val="808030"/>
          <w:lang w:eastAsia="zh-CN"/>
        </w:rPr>
        <w:t>(</w:t>
      </w:r>
      <w:r w:rsidRPr="009A50DE">
        <w:rPr>
          <w:color w:val="000000"/>
          <w:lang w:eastAsia="zh-CN"/>
        </w:rPr>
        <w:t>fichierDirectPlants</w:t>
      </w:r>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numeroER</w:t>
      </w:r>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\n</w:t>
      </w:r>
      <w:r w:rsidRPr="009A50DE">
        <w:rPr>
          <w:color w:val="0000E6"/>
          <w:lang w:val="en-CA" w:eastAsia="zh-CN"/>
        </w:rPr>
        <w:t>noPlant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unPlant</w:t>
      </w:r>
      <w:r w:rsidRPr="009A50DE">
        <w:rPr>
          <w:color w:val="808030"/>
          <w:lang w:val="en-CA" w:eastAsia="zh-CN"/>
        </w:rPr>
        <w:t>.</w:t>
      </w:r>
      <w:r w:rsidRPr="009A50DE">
        <w:rPr>
          <w:color w:val="000000"/>
          <w:lang w:val="en-CA" w:eastAsia="zh-CN"/>
        </w:rPr>
        <w:t>getNoPlant</w:t>
      </w:r>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chaineNoPlant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noPlant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setNoPlant</w:t>
      </w:r>
      <w:r w:rsidRPr="009A50DE">
        <w:rPr>
          <w:color w:val="808030"/>
          <w:lang w:eastAsia="zh-CN"/>
        </w:rPr>
        <w:t>(</w:t>
      </w:r>
      <w:r w:rsidRPr="009A50DE">
        <w:rPr>
          <w:b/>
          <w:bCs/>
          <w:color w:val="BB7977"/>
          <w:lang w:eastAsia="zh-CN"/>
        </w:rPr>
        <w:t>Integer</w:t>
      </w:r>
      <w:r w:rsidRPr="009A50DE">
        <w:rPr>
          <w:color w:val="808030"/>
          <w:lang w:eastAsia="zh-CN"/>
        </w:rPr>
        <w:t>.</w:t>
      </w:r>
      <w:r w:rsidRPr="009A50DE">
        <w:rPr>
          <w:color w:val="000000"/>
          <w:lang w:eastAsia="zh-CN"/>
        </w:rPr>
        <w:t>parseInt</w:t>
      </w:r>
      <w:r w:rsidRPr="009A50DE">
        <w:rPr>
          <w:color w:val="808030"/>
          <w:lang w:eastAsia="zh-CN"/>
        </w:rPr>
        <w:t>(</w:t>
      </w:r>
      <w:r w:rsidRPr="009A50DE">
        <w:rPr>
          <w:color w:val="000000"/>
          <w:lang w:eastAsia="zh-CN"/>
        </w:rPr>
        <w:t>chaineNoPlant</w:t>
      </w:r>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setDescription</w:t>
      </w:r>
      <w:r w:rsidRPr="009A50DE">
        <w:rPr>
          <w:color w:val="808030"/>
          <w:lang w:eastAsia="zh-CN"/>
        </w:rPr>
        <w:t>(</w:t>
      </w:r>
      <w:r w:rsidRPr="009A50DE">
        <w:rPr>
          <w:color w:val="000000"/>
          <w:lang w:eastAsia="zh-CN"/>
        </w:rPr>
        <w:t>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0E8EC3AD" w:rsidR="00521747" w:rsidRDefault="00521747" w:rsidP="00521747">
      <w:pPr>
        <w:pStyle w:val="Code"/>
        <w:rPr>
          <w:color w:val="800080"/>
          <w:lang w:val="fr-FR" w:eastAsia="zh-CN"/>
        </w:rPr>
      </w:pPr>
      <w:r w:rsidRPr="00D95704">
        <w:rPr>
          <w:color w:val="800080"/>
          <w:lang w:val="fr-FR" w:eastAsia="zh-CN"/>
        </w:rPr>
        <w:t>}</w:t>
      </w:r>
    </w:p>
    <w:p w14:paraId="15F571EE" w14:textId="77777777" w:rsidR="00117845" w:rsidRPr="00D95704" w:rsidRDefault="00117845" w:rsidP="00521747">
      <w:pPr>
        <w:pStyle w:val="Code"/>
        <w:rPr>
          <w:color w:val="000000"/>
          <w:lang w:val="fr-FR" w:eastAsia="zh-CN"/>
        </w:rPr>
      </w:pP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59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lastRenderedPageBreak/>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6D7BD3">
      <w:pPr>
        <w:pStyle w:val="Corpsdetexte"/>
        <w:jc w:val="center"/>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59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6D7BD3">
      <w:pPr>
        <w:pStyle w:val="Corpsdetexte"/>
        <w:jc w:val="center"/>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59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6D7BD3">
      <w:pPr>
        <w:pStyle w:val="Corpsdetexte"/>
        <w:jc w:val="center"/>
      </w:pPr>
      <w:r>
        <w:rPr>
          <w:noProof/>
          <w:lang w:val="en-US" w:eastAsia="en-US"/>
        </w:rPr>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59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6D7BD3">
      <w:pPr>
        <w:pStyle w:val="Corpsdetexte"/>
        <w:jc w:val="center"/>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59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6D7BD3">
      <w:pPr>
        <w:pStyle w:val="Corpsdetexte"/>
        <w:jc w:val="center"/>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59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6D7BD3">
      <w:pPr>
        <w:pStyle w:val="Corpsdetexte"/>
        <w:jc w:val="center"/>
      </w:pPr>
      <w:r>
        <w:rPr>
          <w:noProof/>
          <w:lang w:val="en-US" w:eastAsia="en-US"/>
        </w:rPr>
        <w:lastRenderedPageBreak/>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59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6D7BD3">
      <w:pPr>
        <w:pStyle w:val="Corpsdetexte"/>
        <w:jc w:val="center"/>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59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6D7BD3">
      <w:pPr>
        <w:pStyle w:val="Corpsdetexte"/>
        <w:jc w:val="center"/>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59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6D7BD3">
      <w:pPr>
        <w:pStyle w:val="Corpsdetexte"/>
        <w:jc w:val="center"/>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59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6D7BD3">
      <w:pPr>
        <w:pStyle w:val="Corpsdetexte"/>
        <w:jc w:val="center"/>
        <w:rPr>
          <w:noProof/>
        </w:rPr>
      </w:pPr>
      <w:r>
        <w:rPr>
          <w:noProof/>
          <w:lang w:val="en-US" w:eastAsia="en-US"/>
        </w:rPr>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0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6D7BD3">
      <w:pPr>
        <w:pStyle w:val="Corpsdetexte"/>
        <w:jc w:val="center"/>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0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6D7BD3">
      <w:pPr>
        <w:pStyle w:val="Corpsdetexte"/>
        <w:jc w:val="center"/>
        <w:rPr>
          <w:noProof/>
        </w:rPr>
      </w:pPr>
      <w:r>
        <w:rPr>
          <w:noProof/>
          <w:lang w:val="en-US" w:eastAsia="en-US"/>
        </w:rPr>
        <w:lastRenderedPageBreak/>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0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6D7BD3">
      <w:pPr>
        <w:pStyle w:val="Corpsdetexte"/>
        <w:jc w:val="center"/>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59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6D7BD3">
      <w:pPr>
        <w:pStyle w:val="Corpsdetexte"/>
        <w:jc w:val="center"/>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0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6D7BD3">
      <w:pPr>
        <w:pStyle w:val="Corpsdetexte"/>
        <w:jc w:val="center"/>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0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6D7BD3">
      <w:pPr>
        <w:pStyle w:val="Corpsdetexte"/>
        <w:jc w:val="center"/>
        <w:rPr>
          <w:noProof/>
        </w:rPr>
      </w:pPr>
      <w:r>
        <w:rPr>
          <w:noProof/>
          <w:lang w:val="en-US" w:eastAsia="en-US"/>
        </w:rPr>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0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6D7BD3">
      <w:pPr>
        <w:pStyle w:val="Corpsdetexte"/>
        <w:jc w:val="center"/>
        <w:rPr>
          <w:noProof/>
        </w:rPr>
      </w:pPr>
      <w:r>
        <w:rPr>
          <w:noProof/>
          <w:lang w:val="en-US" w:eastAsia="en-US"/>
        </w:rPr>
        <w:lastRenderedPageBreak/>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0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0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Default="00C50856" w:rsidP="00C50856">
      <w:pPr>
        <w:pStyle w:val="Code"/>
        <w:rPr>
          <w:color w:val="80008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66C71D7D" w14:textId="77777777" w:rsidR="00B70207" w:rsidRPr="00C50856" w:rsidRDefault="00B70207" w:rsidP="00B70207">
      <w:pPr>
        <w:pStyle w:val="Code"/>
        <w:keepNext w:val="0"/>
        <w:keepLines w:val="0"/>
        <w:rPr>
          <w:color w:val="000000"/>
          <w:lang w:val="fr-FR" w:eastAsia="zh-CN"/>
        </w:rPr>
      </w:pP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Default="00C50856" w:rsidP="00C50856">
      <w:pPr>
        <w:pStyle w:val="Code"/>
        <w:rPr>
          <w:color w:val="800080"/>
          <w:lang w:val="fr-FR" w:eastAsia="zh-CN"/>
        </w:rPr>
      </w:pPr>
      <w:r w:rsidRPr="00C50856">
        <w:rPr>
          <w:color w:val="000000"/>
          <w:lang w:val="fr-FR" w:eastAsia="zh-CN"/>
        </w:rPr>
        <w:t xml:space="preserve">    </w:t>
      </w:r>
      <w:r w:rsidRPr="00C50856">
        <w:rPr>
          <w:color w:val="800080"/>
          <w:lang w:val="fr-FR" w:eastAsia="zh-CN"/>
        </w:rPr>
        <w:t>}</w:t>
      </w:r>
    </w:p>
    <w:p w14:paraId="4F9FDC98" w14:textId="77777777" w:rsidR="00B70207" w:rsidRPr="00C50856" w:rsidRDefault="00B70207" w:rsidP="00B70207">
      <w:pPr>
        <w:pStyle w:val="Code"/>
        <w:keepNext w:val="0"/>
        <w:keepLines w:val="0"/>
        <w:rPr>
          <w:color w:val="000000"/>
          <w:lang w:val="fr-FR" w:eastAsia="zh-CN"/>
        </w:rPr>
      </w:pPr>
    </w:p>
    <w:p w14:paraId="4BAE1C7E" w14:textId="77777777" w:rsidR="00C50856" w:rsidRPr="00C50856" w:rsidRDefault="00C50856" w:rsidP="00C50856">
      <w:pPr>
        <w:pStyle w:val="Code"/>
        <w:rPr>
          <w:color w:val="000000"/>
          <w:lang w:val="fr-FR" w:eastAsia="zh-CN"/>
        </w:rPr>
      </w:pPr>
      <w:r w:rsidRPr="00C50856">
        <w:rPr>
          <w:color w:val="000000"/>
          <w:lang w:val="fr-FR" w:eastAsia="zh-CN"/>
        </w:rPr>
        <w:lastRenderedPageBreak/>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04208624" w:rsidR="00C50856" w:rsidRDefault="00C50856" w:rsidP="00C50856">
      <w:pPr>
        <w:pStyle w:val="Code"/>
        <w:rPr>
          <w:color w:val="800080"/>
          <w:lang w:val="fr-FR" w:eastAsia="zh-CN"/>
        </w:rPr>
      </w:pPr>
      <w:r w:rsidRPr="00C50856">
        <w:rPr>
          <w:color w:val="000000"/>
          <w:lang w:val="fr-FR" w:eastAsia="zh-CN"/>
        </w:rPr>
        <w:t xml:space="preserve">  </w:t>
      </w:r>
      <w:r w:rsidRPr="00D95704">
        <w:rPr>
          <w:color w:val="800080"/>
          <w:lang w:val="fr-FR" w:eastAsia="zh-CN"/>
        </w:rPr>
        <w:t>}</w:t>
      </w:r>
    </w:p>
    <w:p w14:paraId="0D104ACE" w14:textId="4608143B" w:rsidR="00C50856" w:rsidRDefault="00117845" w:rsidP="00117845">
      <w:pPr>
        <w:pStyle w:val="Code"/>
        <w:rPr>
          <w:color w:val="800080"/>
          <w:lang w:val="fr-FR" w:eastAsia="zh-CN"/>
        </w:rPr>
      </w:pPr>
      <w:r>
        <w:rPr>
          <w:color w:val="800080"/>
          <w:lang w:val="fr-FR" w:eastAsia="zh-CN"/>
        </w:rPr>
        <w:t>}</w:t>
      </w:r>
    </w:p>
    <w:p w14:paraId="3EFCF1C0" w14:textId="77777777" w:rsidR="00117845" w:rsidRPr="00117845" w:rsidRDefault="00117845" w:rsidP="00117845">
      <w:pPr>
        <w:pStyle w:val="Code"/>
        <w:rPr>
          <w:color w:val="000000"/>
          <w:lang w:val="fr-FR" w:eastAsia="zh-CN"/>
        </w:rPr>
      </w:pP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20026C">
      <w:headerReference w:type="default" r:id="rId608"/>
      <w:headerReference w:type="first" r:id="rId609"/>
      <w:footerReference w:type="first" r:id="rId610"/>
      <w:pgSz w:w="8641" w:h="12962" w:orient="landscape" w:code="1"/>
      <w:pgMar w:top="1077" w:right="720" w:bottom="1077" w:left="1077" w:header="0" w:footer="958" w:gutter="187"/>
      <w:cols w:space="720"/>
      <w:titlePg/>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81EA3" w14:textId="77777777" w:rsidR="0020026C" w:rsidRDefault="0020026C">
      <w:r>
        <w:separator/>
      </w:r>
    </w:p>
  </w:endnote>
  <w:endnote w:type="continuationSeparator" w:id="0">
    <w:p w14:paraId="426C29C8" w14:textId="77777777" w:rsidR="0020026C" w:rsidRDefault="0020026C">
      <w:r>
        <w:continuationSeparator/>
      </w:r>
    </w:p>
  </w:endnote>
  <w:endnote w:type="continuationNotice" w:id="1">
    <w:p w14:paraId="6A92F142" w14:textId="77777777" w:rsidR="0020026C" w:rsidRDefault="002002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6FE" w14:textId="77777777" w:rsidR="001B2D0D" w:rsidRDefault="001B2D0D">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6A36F678" w14:textId="77777777" w:rsidR="001B2D0D" w:rsidRDefault="001B2D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D16E3" w14:textId="77777777" w:rsidR="0020026C" w:rsidRDefault="0020026C">
      <w:r>
        <w:separator/>
      </w:r>
    </w:p>
  </w:footnote>
  <w:footnote w:type="continuationSeparator" w:id="0">
    <w:p w14:paraId="4D2D5B72" w14:textId="77777777" w:rsidR="0020026C" w:rsidRDefault="0020026C">
      <w:r>
        <w:continuationSeparator/>
      </w:r>
    </w:p>
  </w:footnote>
  <w:footnote w:type="continuationNotice" w:id="1">
    <w:p w14:paraId="638FD9F7" w14:textId="77777777" w:rsidR="0020026C" w:rsidRDefault="0020026C"/>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 w:numId="34" w16cid:durableId="406921109">
    <w:abstractNumId w:val="3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mire, Daniel">
    <w15:presenceInfo w15:providerId="AD" w15:userId="S::Daniel.Lemire@teluq.ca::7fbbd3aa-0577-42a4-a88b-394c093f3b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bookFoldPrinting/>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6526"/>
    <w:rsid w:val="00027579"/>
    <w:rsid w:val="0002772E"/>
    <w:rsid w:val="00027AD5"/>
    <w:rsid w:val="00030355"/>
    <w:rsid w:val="000303E7"/>
    <w:rsid w:val="00030788"/>
    <w:rsid w:val="00030953"/>
    <w:rsid w:val="00032099"/>
    <w:rsid w:val="00033BD9"/>
    <w:rsid w:val="000346EE"/>
    <w:rsid w:val="00035371"/>
    <w:rsid w:val="00035A95"/>
    <w:rsid w:val="00035DA1"/>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47E4"/>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0EA5"/>
    <w:rsid w:val="001111C0"/>
    <w:rsid w:val="00111A27"/>
    <w:rsid w:val="00112EFA"/>
    <w:rsid w:val="00113F21"/>
    <w:rsid w:val="00115F44"/>
    <w:rsid w:val="00117845"/>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126"/>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0DB8"/>
    <w:rsid w:val="001A1000"/>
    <w:rsid w:val="001A1695"/>
    <w:rsid w:val="001A1D28"/>
    <w:rsid w:val="001A1F52"/>
    <w:rsid w:val="001A2048"/>
    <w:rsid w:val="001A281E"/>
    <w:rsid w:val="001A2EA3"/>
    <w:rsid w:val="001A319C"/>
    <w:rsid w:val="001A478B"/>
    <w:rsid w:val="001A71FF"/>
    <w:rsid w:val="001A7A59"/>
    <w:rsid w:val="001B068E"/>
    <w:rsid w:val="001B06C8"/>
    <w:rsid w:val="001B1DE7"/>
    <w:rsid w:val="001B2D0D"/>
    <w:rsid w:val="001B3273"/>
    <w:rsid w:val="001B3304"/>
    <w:rsid w:val="001B35ED"/>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D76A6"/>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45E5"/>
    <w:rsid w:val="001F5DA0"/>
    <w:rsid w:val="001F6028"/>
    <w:rsid w:val="001F6071"/>
    <w:rsid w:val="001F6504"/>
    <w:rsid w:val="001F74F2"/>
    <w:rsid w:val="0020026C"/>
    <w:rsid w:val="00200CAC"/>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202"/>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1DBD"/>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6DE4"/>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5DAA"/>
    <w:rsid w:val="003966FC"/>
    <w:rsid w:val="003971B5"/>
    <w:rsid w:val="003A1361"/>
    <w:rsid w:val="003A1576"/>
    <w:rsid w:val="003A1E1C"/>
    <w:rsid w:val="003A216A"/>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B17"/>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0A61"/>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039"/>
    <w:rsid w:val="00467207"/>
    <w:rsid w:val="00467374"/>
    <w:rsid w:val="004675AC"/>
    <w:rsid w:val="00470C03"/>
    <w:rsid w:val="004720A6"/>
    <w:rsid w:val="00472D1B"/>
    <w:rsid w:val="00473D15"/>
    <w:rsid w:val="004751DF"/>
    <w:rsid w:val="00475442"/>
    <w:rsid w:val="004758D1"/>
    <w:rsid w:val="00476639"/>
    <w:rsid w:val="00481233"/>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53D"/>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6F3F"/>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6C57"/>
    <w:rsid w:val="005A77B1"/>
    <w:rsid w:val="005B0E54"/>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3D82"/>
    <w:rsid w:val="006649E8"/>
    <w:rsid w:val="00664F82"/>
    <w:rsid w:val="0066552E"/>
    <w:rsid w:val="00665C1A"/>
    <w:rsid w:val="0066636A"/>
    <w:rsid w:val="00672002"/>
    <w:rsid w:val="006743D2"/>
    <w:rsid w:val="00674FA0"/>
    <w:rsid w:val="006769C0"/>
    <w:rsid w:val="006773FC"/>
    <w:rsid w:val="00677780"/>
    <w:rsid w:val="00680F29"/>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4F37"/>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D7BD3"/>
    <w:rsid w:val="006E065D"/>
    <w:rsid w:val="006E0875"/>
    <w:rsid w:val="006E11A6"/>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2F6"/>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09AF"/>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32C"/>
    <w:rsid w:val="00955F87"/>
    <w:rsid w:val="00956D7B"/>
    <w:rsid w:val="00956E5B"/>
    <w:rsid w:val="009576A7"/>
    <w:rsid w:val="0095796F"/>
    <w:rsid w:val="009602E8"/>
    <w:rsid w:val="00960897"/>
    <w:rsid w:val="00960E1D"/>
    <w:rsid w:val="009614D3"/>
    <w:rsid w:val="009615C0"/>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D7863"/>
    <w:rsid w:val="009D7BE4"/>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95B"/>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2BB4"/>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187D"/>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6F54"/>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199A"/>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2BE"/>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0207"/>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77CA0"/>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8EC"/>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EF7B00"/>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1B35ED"/>
    <w:pPr>
      <w:keepNext/>
      <w:keepLines/>
    </w:pPr>
    <w:rPr>
      <w:rFonts w:ascii="Monaco" w:hAnsi="Monaco"/>
      <w:sz w:val="13"/>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 w:type="paragraph" w:customStyle="1" w:styleId="encadr">
    <w:name w:val="encadré"/>
    <w:basedOn w:val="Corpsdetexte"/>
    <w:qFormat/>
    <w:rsid w:val="001D76A6"/>
    <w:pPr>
      <w:keepNext/>
      <w:keepLines/>
      <w:pBdr>
        <w:top w:val="single" w:sz="4" w:space="1" w:color="auto" w:shadow="1"/>
        <w:left w:val="single" w:sz="4" w:space="4" w:color="auto" w:shadow="1"/>
        <w:bottom w:val="single" w:sz="4" w:space="1" w:color="auto" w:shadow="1"/>
        <w:right w:val="single" w:sz="4" w:space="4" w:color="auto" w:shadow="1"/>
      </w:pBdr>
    </w:pPr>
  </w:style>
  <w:style w:type="character" w:customStyle="1" w:styleId="linewrapper">
    <w:name w:val="line_wrapper"/>
    <w:basedOn w:val="Policepardfaut"/>
    <w:rsid w:val="006D7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7278713">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68490659">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www.oracle.com/technetwork/java/javase/downloads/index.html" TargetMode="External"/><Relationship Id="rId324" Type="http://schemas.openxmlformats.org/officeDocument/2006/relationships/image" Target="media/image77.emf"/><Relationship Id="rId531" Type="http://schemas.openxmlformats.org/officeDocument/2006/relationships/hyperlink" Target="https://docs.oracle.com/javase/8/docs/api/java/lang/String.html" TargetMode="External"/><Relationship Id="rId170" Type="http://schemas.openxmlformats.org/officeDocument/2006/relationships/hyperlink" Target="https://docs.oracle.com/javase/8/docs/api/" TargetMode="External"/><Relationship Id="rId268" Type="http://schemas.openxmlformats.org/officeDocument/2006/relationships/hyperlink" Target="https://docs.oracle.com/javase/8/docs/api/java/awt/Graphics.html" TargetMode="External"/><Relationship Id="rId475" Type="http://schemas.openxmlformats.org/officeDocument/2006/relationships/image" Target="media/image102.emf"/><Relationship Id="rId32" Type="http://schemas.openxmlformats.org/officeDocument/2006/relationships/hyperlink" Target="https://github.com/RobertGodin/JavaPasAPas" TargetMode="External"/><Relationship Id="rId128" Type="http://schemas.openxmlformats.org/officeDocument/2006/relationships/image" Target="media/image46.emf"/><Relationship Id="rId335" Type="http://schemas.openxmlformats.org/officeDocument/2006/relationships/hyperlink" Target="https://github.com/RobertGodin/JavaPasAPas" TargetMode="External"/><Relationship Id="rId542" Type="http://schemas.openxmlformats.org/officeDocument/2006/relationships/image" Target="media/image110.png"/><Relationship Id="rId181" Type="http://schemas.openxmlformats.org/officeDocument/2006/relationships/hyperlink" Target="https://docs.oracle.com/javase/8/docs/api/java/lang/String.html" TargetMode="External"/><Relationship Id="rId402" Type="http://schemas.openxmlformats.org/officeDocument/2006/relationships/image" Target="media/image98.png"/><Relationship Id="rId279" Type="http://schemas.openxmlformats.org/officeDocument/2006/relationships/hyperlink" Target="https://docs.oracle.com/javase/8/docs/api/java/awt/event/MouseListener.html" TargetMode="External"/><Relationship Id="rId486" Type="http://schemas.openxmlformats.org/officeDocument/2006/relationships/hyperlink" Target="https://docs.oracle.com/javase/8/docs/api/java/io/FileInputStream.html" TargetMode="External"/><Relationship Id="rId43" Type="http://schemas.openxmlformats.org/officeDocument/2006/relationships/image" Target="media/image23.emf"/><Relationship Id="rId139" Type="http://schemas.openxmlformats.org/officeDocument/2006/relationships/hyperlink" Target="https://github.com/RobertGodin/JavaPasAPas" TargetMode="External"/><Relationship Id="rId346" Type="http://schemas.openxmlformats.org/officeDocument/2006/relationships/hyperlink" Target="https://github.com/RobertGodin/JavaPasAPas" TargetMode="External"/><Relationship Id="rId553" Type="http://schemas.openxmlformats.org/officeDocument/2006/relationships/hyperlink" Target="https://docs.oracle.com/javase/8/docs/api/org/w3c/dom/Node.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hyperlink" Target="https://github.com/RobertGodin/JavaPasAPas" TargetMode="External"/><Relationship Id="rId497" Type="http://schemas.openxmlformats.org/officeDocument/2006/relationships/hyperlink" Target="https://docs.oracle.com/javase/8/docs/api/java/io/OutputStream.html" TargetMode="External"/><Relationship Id="rId357" Type="http://schemas.openxmlformats.org/officeDocument/2006/relationships/hyperlink" Target="https://github.com/RobertGodin/JavaPasAPas" TargetMode="External"/><Relationship Id="rId54" Type="http://schemas.openxmlformats.org/officeDocument/2006/relationships/oleObject" Target="embeddings/oleObject10.bin"/><Relationship Id="rId217" Type="http://schemas.openxmlformats.org/officeDocument/2006/relationships/image" Target="media/image58.emf"/><Relationship Id="rId564" Type="http://schemas.openxmlformats.org/officeDocument/2006/relationships/hyperlink" Target="https://docs.oracle.com/javase/8/docs/api/javax/swing/JFileChooser.html" TargetMode="External"/><Relationship Id="rId424" Type="http://schemas.openxmlformats.org/officeDocument/2006/relationships/hyperlink" Target="https://docs.oracle.com/javase/8/docs/api/java/util/Vector.html" TargetMode="External"/><Relationship Id="rId270" Type="http://schemas.openxmlformats.org/officeDocument/2006/relationships/oleObject" Target="embeddings/oleObject35.bin"/><Relationship Id="rId65" Type="http://schemas.openxmlformats.org/officeDocument/2006/relationships/image" Target="media/image29.emf"/><Relationship Id="rId130" Type="http://schemas.openxmlformats.org/officeDocument/2006/relationships/hyperlink" Target="https://github.com/RobertGodin/JavaPasAPas" TargetMode="External"/><Relationship Id="rId368" Type="http://schemas.openxmlformats.org/officeDocument/2006/relationships/hyperlink" Target="https://docs.oracle.com/javase/8/docs/api/javax/swing/Timer.html" TargetMode="External"/><Relationship Id="rId575" Type="http://schemas.openxmlformats.org/officeDocument/2006/relationships/hyperlink" Target="https://docs.oracle.com/javase/8/docs/api/java/io/ObjectInputStream.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Iterator.html" TargetMode="External"/><Relationship Id="rId281" Type="http://schemas.openxmlformats.org/officeDocument/2006/relationships/hyperlink" Target="https://docs.oracle.com/javase/8/docs/api/java/awt/event/MouseListener.html" TargetMode="External"/><Relationship Id="rId502" Type="http://schemas.openxmlformats.org/officeDocument/2006/relationships/hyperlink" Target="https://docs.oracle.com/javase/8/docs/api/java/io/Reader.html" TargetMode="External"/><Relationship Id="rId76" Type="http://schemas.openxmlformats.org/officeDocument/2006/relationships/hyperlink" Target="https://docs.oracle.com/javase/8/docs/api/java/lang/String.html" TargetMode="External"/><Relationship Id="rId141" Type="http://schemas.openxmlformats.org/officeDocument/2006/relationships/hyperlink" Target="https://github.com/RobertGodin/JavaPasAPas" TargetMode="External"/><Relationship Id="rId379" Type="http://schemas.openxmlformats.org/officeDocument/2006/relationships/oleObject" Target="embeddings/oleObject55.bin"/><Relationship Id="rId586" Type="http://schemas.openxmlformats.org/officeDocument/2006/relationships/hyperlink" Target="https://docs.oracle.com/javase/8/docs/api/java/io/RandomAccessFile.html" TargetMode="External"/><Relationship Id="rId7" Type="http://schemas.openxmlformats.org/officeDocument/2006/relationships/endnotes" Target="endnotes.xml"/><Relationship Id="rId239" Type="http://schemas.openxmlformats.org/officeDocument/2006/relationships/hyperlink" Target="https://docs.oracle.com/javase/8/docs/api/java/awt/Graphics.html" TargetMode="External"/><Relationship Id="rId446" Type="http://schemas.openxmlformats.org/officeDocument/2006/relationships/hyperlink" Target="https://github.com/RobertGodin/JavaPasAPas/tree/master/JeuSimple" TargetMode="External"/><Relationship Id="rId292" Type="http://schemas.openxmlformats.org/officeDocument/2006/relationships/hyperlink" Target="https://docs.oracle.com/javase/8/docs/api/javax/swing/JFrame.html" TargetMode="External"/><Relationship Id="rId306" Type="http://schemas.openxmlformats.org/officeDocument/2006/relationships/hyperlink" Target="https://github.com/RobertGodin/JavaPasAPas" TargetMode="External"/><Relationship Id="rId87" Type="http://schemas.openxmlformats.org/officeDocument/2006/relationships/image" Target="media/image33.emf"/><Relationship Id="rId513" Type="http://schemas.openxmlformats.org/officeDocument/2006/relationships/hyperlink" Target="https://github.com/RobertGodin/JavaPasAPas" TargetMode="External"/><Relationship Id="rId597" Type="http://schemas.openxmlformats.org/officeDocument/2006/relationships/image" Target="media/image117.png"/><Relationship Id="rId152" Type="http://schemas.openxmlformats.org/officeDocument/2006/relationships/hyperlink" Target="https://docs.oracle.com/javase/8/docs/api/java/lang/String.html" TargetMode="External"/><Relationship Id="rId457" Type="http://schemas.openxmlformats.org/officeDocument/2006/relationships/hyperlink" Target="https://docs.oracle.com/javase/8/docs/api/java/util/Vector.html" TargetMode="External"/><Relationship Id="rId14" Type="http://schemas.openxmlformats.org/officeDocument/2006/relationships/image" Target="media/image4.wmf"/><Relationship Id="rId317" Type="http://schemas.openxmlformats.org/officeDocument/2006/relationships/oleObject" Target="embeddings/oleObject39.bin"/><Relationship Id="rId524" Type="http://schemas.openxmlformats.org/officeDocument/2006/relationships/hyperlink" Target="https://github.com/RobertGodin/JavaPasAPas" TargetMode="External"/><Relationship Id="rId98" Type="http://schemas.openxmlformats.org/officeDocument/2006/relationships/hyperlink" Target="https://docs.oracle.com/javase/8/docs/api/java/util/Scanner.html" TargetMode="External"/><Relationship Id="rId163" Type="http://schemas.openxmlformats.org/officeDocument/2006/relationships/hyperlink" Target="https://docs.oracle.com/javase/8/docs/api/java/lang/String.html" TargetMode="External"/><Relationship Id="rId370" Type="http://schemas.openxmlformats.org/officeDocument/2006/relationships/hyperlink" Target="https://docs.oracle.com/javase/8/docs/api/javax/swing/JPanel.html" TargetMode="External"/><Relationship Id="rId230" Type="http://schemas.openxmlformats.org/officeDocument/2006/relationships/hyperlink" Target="https://docs.oracle.com/javase/8/docs/api/java/lang/String.html" TargetMode="External"/><Relationship Id="rId468" Type="http://schemas.openxmlformats.org/officeDocument/2006/relationships/image" Target="media/image100.wmf"/><Relationship Id="rId25" Type="http://schemas.openxmlformats.org/officeDocument/2006/relationships/image" Target="media/image9.png"/><Relationship Id="rId67" Type="http://schemas.openxmlformats.org/officeDocument/2006/relationships/hyperlink" Target="https://docs.oracle.com/javase/8/docs/api/java/lang/String.html" TargetMode="External"/><Relationship Id="rId272" Type="http://schemas.openxmlformats.org/officeDocument/2006/relationships/image" Target="media/image66.png"/><Relationship Id="rId328" Type="http://schemas.openxmlformats.org/officeDocument/2006/relationships/image" Target="media/image79.emf"/><Relationship Id="rId535" Type="http://schemas.openxmlformats.org/officeDocument/2006/relationships/hyperlink" Target="https://docs.oracle.com/javase/8/docs/api/java/io/FileInputStream.html" TargetMode="External"/><Relationship Id="rId577" Type="http://schemas.openxmlformats.org/officeDocument/2006/relationships/hyperlink" Target="https://docs.oracle.com/javase/8/docs/api/java/io/ObjectOutputStream.html" TargetMode="External"/><Relationship Id="rId132" Type="http://schemas.openxmlformats.org/officeDocument/2006/relationships/image" Target="media/image48.png"/><Relationship Id="rId174" Type="http://schemas.openxmlformats.org/officeDocument/2006/relationships/hyperlink" Target="https://docs.oracle.com/javase/8/docs/api/java/lang/String.html" TargetMode="External"/><Relationship Id="rId381" Type="http://schemas.openxmlformats.org/officeDocument/2006/relationships/hyperlink" Target="https://github.com/RobertGodin/JavaPasAPas" TargetMode="External"/><Relationship Id="rId602" Type="http://schemas.openxmlformats.org/officeDocument/2006/relationships/image" Target="media/image122.png"/><Relationship Id="rId241" Type="http://schemas.openxmlformats.org/officeDocument/2006/relationships/hyperlink" Target="https://docs.oracle.com/javase/8/docs/api/java/awt/Graphics.html" TargetMode="External"/><Relationship Id="rId437" Type="http://schemas.openxmlformats.org/officeDocument/2006/relationships/hyperlink" Target="https://docs.oracle.com/javase/8/docs/api/java/util/Iterator.html" TargetMode="External"/><Relationship Id="rId479" Type="http://schemas.openxmlformats.org/officeDocument/2006/relationships/hyperlink" Target="https://docs.oracle.com/javase/8/docs/api/java/io/FileInputStream.html" TargetMode="External"/><Relationship Id="rId36" Type="http://schemas.openxmlformats.org/officeDocument/2006/relationships/image" Target="media/image19.emf"/><Relationship Id="rId283" Type="http://schemas.openxmlformats.org/officeDocument/2006/relationships/hyperlink" Target="https://docs.oracle.com/javase/8/docs/api/java/awt/event/MouseListener.html" TargetMode="External"/><Relationship Id="rId339" Type="http://schemas.openxmlformats.org/officeDocument/2006/relationships/image" Target="media/image84.emf"/><Relationship Id="rId490" Type="http://schemas.openxmlformats.org/officeDocument/2006/relationships/hyperlink" Target="https://docs.oracle.com/javase/8/docs/api/java/io/FileOutputStream.html" TargetMode="External"/><Relationship Id="rId504" Type="http://schemas.openxmlformats.org/officeDocument/2006/relationships/hyperlink" Target="https://docs.oracle.com/javase/8/docs/api/java/io/DataInputStream.html" TargetMode="External"/><Relationship Id="rId546" Type="http://schemas.openxmlformats.org/officeDocument/2006/relationships/hyperlink" Target="https://docs.oracle.com/javase/8/docs/api/java/io/StreamTokenizer.html" TargetMode="External"/><Relationship Id="rId78" Type="http://schemas.openxmlformats.org/officeDocument/2006/relationships/hyperlink" Target="https://docs.oracle.com/javase/8/docs/api/java/lang/String.html" TargetMode="External"/><Relationship Id="rId101" Type="http://schemas.openxmlformats.org/officeDocument/2006/relationships/image" Target="media/image37.png"/><Relationship Id="rId143" Type="http://schemas.openxmlformats.org/officeDocument/2006/relationships/hyperlink" Target="https://github.com/RobertGodin/JavaPasAPas" TargetMode="External"/><Relationship Id="rId185" Type="http://schemas.openxmlformats.org/officeDocument/2006/relationships/hyperlink" Target="https://docs.oracle.com/javase/8/docs/api/java/lang/String.html" TargetMode="External"/><Relationship Id="rId350" Type="http://schemas.openxmlformats.org/officeDocument/2006/relationships/hyperlink" Target="https://github.com/RobertGodin/JavaPasAPas" TargetMode="External"/><Relationship Id="rId406" Type="http://schemas.openxmlformats.org/officeDocument/2006/relationships/hyperlink" Target="https://docs.oracle.com/javase/8/docs/api/java/applet/AudioClip.html" TargetMode="External"/><Relationship Id="rId588" Type="http://schemas.openxmlformats.org/officeDocument/2006/relationships/image" Target="media/image111.wmf"/><Relationship Id="rId9" Type="http://schemas.openxmlformats.org/officeDocument/2006/relationships/oleObject" Target="embeddings/oleObject1.bin"/><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JPanel.html" TargetMode="External"/><Relationship Id="rId448" Type="http://schemas.openxmlformats.org/officeDocument/2006/relationships/hyperlink" Target="https://docs.oracle.com/javase/8/docs/api/java/awt/event/ActionListener.html" TargetMode="External"/><Relationship Id="rId613" Type="http://schemas.openxmlformats.org/officeDocument/2006/relationships/theme" Target="theme/theme1.xml"/><Relationship Id="rId252" Type="http://schemas.openxmlformats.org/officeDocument/2006/relationships/hyperlink" Target="https://docs.oracle.com/javase/8/docs/api/java/awt/Color.html" TargetMode="External"/><Relationship Id="rId294" Type="http://schemas.openxmlformats.org/officeDocument/2006/relationships/hyperlink" Target="https://docs.oracle.com/javase/8/docs/api/java/awt/Graphics.html" TargetMode="External"/><Relationship Id="rId308" Type="http://schemas.openxmlformats.org/officeDocument/2006/relationships/hyperlink" Target="https://docs.oracle.com/javase/8/docs/api/java/awt/Color.html" TargetMode="External"/><Relationship Id="rId515" Type="http://schemas.openxmlformats.org/officeDocument/2006/relationships/hyperlink" Target="https://docs.oracle.com/javase/8/docs/api/java/io/Writer.html" TargetMode="External"/><Relationship Id="rId47" Type="http://schemas.openxmlformats.org/officeDocument/2006/relationships/hyperlink" Target="https://docs.oracle.com/javase/8/docs/api/javax/swing/JOptionPane.html" TargetMode="External"/><Relationship Id="rId89" Type="http://schemas.openxmlformats.org/officeDocument/2006/relationships/hyperlink" Target="https://github.com/RobertGodin/JavaPasAPas" TargetMode="External"/><Relationship Id="rId112" Type="http://schemas.openxmlformats.org/officeDocument/2006/relationships/oleObject" Target="embeddings/oleObject19.bin"/><Relationship Id="rId154" Type="http://schemas.openxmlformats.org/officeDocument/2006/relationships/oleObject" Target="embeddings/oleObject25.bin"/><Relationship Id="rId361" Type="http://schemas.openxmlformats.org/officeDocument/2006/relationships/image" Target="media/image93.png"/><Relationship Id="rId557" Type="http://schemas.openxmlformats.org/officeDocument/2006/relationships/hyperlink" Target="https://docs.oracle.com/javase/8/docs/api/org/w3c/dom/Node.html" TargetMode="External"/><Relationship Id="rId599" Type="http://schemas.openxmlformats.org/officeDocument/2006/relationships/image" Target="media/image119.png"/><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util/ArrayList.html" TargetMode="External"/><Relationship Id="rId16" Type="http://schemas.openxmlformats.org/officeDocument/2006/relationships/hyperlink" Target="http://www.unicode.org" TargetMode="External"/><Relationship Id="rId221" Type="http://schemas.openxmlformats.org/officeDocument/2006/relationships/image" Target="media/image59.emf"/><Relationship Id="rId263" Type="http://schemas.openxmlformats.org/officeDocument/2006/relationships/hyperlink" Target="https://github.com/RobertGodin/JavaPasAPas" TargetMode="External"/><Relationship Id="rId319" Type="http://schemas.openxmlformats.org/officeDocument/2006/relationships/oleObject" Target="embeddings/oleObject40.bin"/><Relationship Id="rId470" Type="http://schemas.openxmlformats.org/officeDocument/2006/relationships/hyperlink" Target="https://docs.oracle.com/javase/8/docs/api/java/io/RandomAccessFile.html" TargetMode="External"/><Relationship Id="rId526" Type="http://schemas.openxmlformats.org/officeDocument/2006/relationships/hyperlink" Target="https://docs.oracle.com/javase/8/docs/api/java/io/PrintStream.html" TargetMode="External"/><Relationship Id="rId58" Type="http://schemas.openxmlformats.org/officeDocument/2006/relationships/hyperlink" Target="https://docs.oracle.com/javase/8/docs/api/javax/swing/JOptionPane.html" TargetMode="External"/><Relationship Id="rId123" Type="http://schemas.openxmlformats.org/officeDocument/2006/relationships/hyperlink" Target="https://github.com/RobertGodin/JavaPasAPas" TargetMode="External"/><Relationship Id="rId330" Type="http://schemas.openxmlformats.org/officeDocument/2006/relationships/image" Target="media/image80.emf"/><Relationship Id="rId568" Type="http://schemas.openxmlformats.org/officeDocument/2006/relationships/hyperlink" Target="https://docs.oracle.com/javase/8/docs/api/javax/swing/JFileChooser.html" TargetMode="External"/><Relationship Id="rId165" Type="http://schemas.openxmlformats.org/officeDocument/2006/relationships/hyperlink" Target="https://docs.oracle.com/javase/8/docs/api/java/lang/String.html" TargetMode="External"/><Relationship Id="rId372" Type="http://schemas.openxmlformats.org/officeDocument/2006/relationships/hyperlink" Target="https://docs.oracle.com/javase/8/docs/api/javax/swing/JFrame.html" TargetMode="External"/><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7.png"/><Relationship Id="rId481" Type="http://schemas.openxmlformats.org/officeDocument/2006/relationships/hyperlink" Target="https://docs.oracle.com/javase/8/docs/api/java/io/FileInputStream.html" TargetMode="External"/><Relationship Id="rId27" Type="http://schemas.openxmlformats.org/officeDocument/2006/relationships/image" Target="media/image11.png"/><Relationship Id="rId69" Type="http://schemas.openxmlformats.org/officeDocument/2006/relationships/image" Target="media/image30.emf"/><Relationship Id="rId134" Type="http://schemas.openxmlformats.org/officeDocument/2006/relationships/image" Target="media/image50.emf"/><Relationship Id="rId537" Type="http://schemas.openxmlformats.org/officeDocument/2006/relationships/hyperlink" Target="https://docs.oracle.com/javase/8/docs/api/java/io/FileOutputStream.html" TargetMode="External"/><Relationship Id="rId579" Type="http://schemas.openxmlformats.org/officeDocument/2006/relationships/hyperlink" Target="https://docs.oracle.com/javase/8/docs/api/java/io/ObjectOutputStream.html"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docs.oracle.com/javase/8/docs/api/java/lang/String.html" TargetMode="External"/><Relationship Id="rId341" Type="http://schemas.openxmlformats.org/officeDocument/2006/relationships/image" Target="media/image85.emf"/><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Iterator.html" TargetMode="External"/><Relationship Id="rId590" Type="http://schemas.openxmlformats.org/officeDocument/2006/relationships/hyperlink" Target="https://github.com/RobertGodin/JavaPasAPas" TargetMode="External"/><Relationship Id="rId604" Type="http://schemas.openxmlformats.org/officeDocument/2006/relationships/image" Target="media/image12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awt/event/MouseListener.html" TargetMode="External"/><Relationship Id="rId506" Type="http://schemas.openxmlformats.org/officeDocument/2006/relationships/image" Target="media/image105.emf"/><Relationship Id="rId38" Type="http://schemas.openxmlformats.org/officeDocument/2006/relationships/hyperlink" Target="https://fr.wikipedia.org/wiki/UML_(informatique)" TargetMode="External"/><Relationship Id="rId103" Type="http://schemas.openxmlformats.org/officeDocument/2006/relationships/image" Target="media/image38.emf"/><Relationship Id="rId310" Type="http://schemas.openxmlformats.org/officeDocument/2006/relationships/hyperlink" Target="https://docs.oracle.com/javase/8/docs/api/java/awt/Color.html" TargetMode="External"/><Relationship Id="rId492" Type="http://schemas.openxmlformats.org/officeDocument/2006/relationships/image" Target="media/image104.png"/><Relationship Id="rId548" Type="http://schemas.openxmlformats.org/officeDocument/2006/relationships/hyperlink" Target="https://docs.oracle.com/javase/8/docs/api/java/io/StreamTokenizer.html" TargetMode="External"/><Relationship Id="rId91" Type="http://schemas.openxmlformats.org/officeDocument/2006/relationships/hyperlink" Target="https://github.com/RobertGodin/JavaPasAPas" TargetMode="External"/><Relationship Id="rId145" Type="http://schemas.openxmlformats.org/officeDocument/2006/relationships/hyperlink" Target="https://github.com/RobertGodin/JavaPasAPas" TargetMode="External"/><Relationship Id="rId187" Type="http://schemas.openxmlformats.org/officeDocument/2006/relationships/hyperlink" Target="https://docs.oracle.com/javase/8/docs/api/java/lang/String.html" TargetMode="External"/><Relationship Id="rId352" Type="http://schemas.openxmlformats.org/officeDocument/2006/relationships/hyperlink" Target="https://github.com/RobertGodin/JavaPasAPas" TargetMode="External"/><Relationship Id="rId394" Type="http://schemas.openxmlformats.org/officeDocument/2006/relationships/hyperlink" Target="https://github.com/RobertGodin/JavaPasAPas" TargetMode="External"/><Relationship Id="rId408" Type="http://schemas.openxmlformats.org/officeDocument/2006/relationships/hyperlink" Target="https://github.com/RobertGodin/JavaPasAPas/tree/master/JeuSimple" TargetMode="External"/><Relationship Id="rId212" Type="http://schemas.openxmlformats.org/officeDocument/2006/relationships/hyperlink" Target="https://github.com/RobertGodin/JavaPasAPas" TargetMode="External"/><Relationship Id="rId254" Type="http://schemas.openxmlformats.org/officeDocument/2006/relationships/hyperlink" Target="https://docs.oracle.com/javase/8/docs/api/java/awt/Graphics.html" TargetMode="External"/><Relationship Id="rId49" Type="http://schemas.openxmlformats.org/officeDocument/2006/relationships/oleObject" Target="embeddings/oleObject8.bin"/><Relationship Id="rId114" Type="http://schemas.openxmlformats.org/officeDocument/2006/relationships/hyperlink" Target="https://github.com/RobertGodin/JavaPasAPas" TargetMode="External"/><Relationship Id="rId296" Type="http://schemas.openxmlformats.org/officeDocument/2006/relationships/hyperlink" Target="https://docs.oracle.com/javase/8/docs/api/java/lang/String.html" TargetMode="External"/><Relationship Id="rId461" Type="http://schemas.openxmlformats.org/officeDocument/2006/relationships/hyperlink" Target="https://docs.oracle.com/javase/8/docs/api/java/io/package-summary.html" TargetMode="External"/><Relationship Id="rId517" Type="http://schemas.openxmlformats.org/officeDocument/2006/relationships/hyperlink" Target="https://docs.oracle.com/javase/8/docs/api/java/io/InputStream.html" TargetMode="External"/><Relationship Id="rId559" Type="http://schemas.openxmlformats.org/officeDocument/2006/relationships/hyperlink" Target="https://github.com/RobertGodin/JavaPasAPas" TargetMode="External"/><Relationship Id="rId60" Type="http://schemas.openxmlformats.org/officeDocument/2006/relationships/hyperlink" Target="https://docs.oracle.com/javase/8/docs/api/java/lang/String.html" TargetMode="External"/><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oleObject" Target="embeddings/oleObject41.bin"/><Relationship Id="rId363" Type="http://schemas.openxmlformats.org/officeDocument/2006/relationships/image" Target="media/image94.png"/><Relationship Id="rId419" Type="http://schemas.openxmlformats.org/officeDocument/2006/relationships/hyperlink" Target="https://docs.oracle.com/javase/8/docs/api/java/util/Vector.html" TargetMode="External"/><Relationship Id="rId570" Type="http://schemas.openxmlformats.org/officeDocument/2006/relationships/hyperlink" Target="https://docs.oracle.com/javase/8/docs/api/java/io/ObjectOutputStream.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5.bin"/><Relationship Id="rId265" Type="http://schemas.openxmlformats.org/officeDocument/2006/relationships/hyperlink" Target="https://github.com/RobertGodin/JavaPasAPas" TargetMode="External"/><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PrintWriter.html" TargetMode="External"/><Relationship Id="rId125" Type="http://schemas.openxmlformats.org/officeDocument/2006/relationships/hyperlink" Target="https://github.com/RobertGodin/JavaPasAPas" TargetMode="External"/><Relationship Id="rId167" Type="http://schemas.openxmlformats.org/officeDocument/2006/relationships/hyperlink" Target="https://docs.oracle.com/javase/8/docs/api/java/lang/String.html" TargetMode="External"/><Relationship Id="rId332" Type="http://schemas.openxmlformats.org/officeDocument/2006/relationships/image" Target="media/image81.emf"/><Relationship Id="rId374" Type="http://schemas.openxmlformats.org/officeDocument/2006/relationships/hyperlink" Target="https://docs.oracle.com/javase/8/docs/api/javax/swing/JPanel.html" TargetMode="External"/><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31.emf"/><Relationship Id="rId234"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13.png"/><Relationship Id="rId276" Type="http://schemas.openxmlformats.org/officeDocument/2006/relationships/hyperlink" Target="https://docs.oracle.com/javase/8/docs/api/javax/swing/JFrame.html" TargetMode="External"/><Relationship Id="rId441" Type="http://schemas.openxmlformats.org/officeDocument/2006/relationships/hyperlink" Target="https://docs.oracle.com/javase/8/docs/api/java/util/Iterator.html" TargetMode="External"/><Relationship Id="rId483" Type="http://schemas.openxmlformats.org/officeDocument/2006/relationships/hyperlink" Target="https://docs.oracle.com/javase/8/docs/api/java/io/FileInputStream.html" TargetMode="External"/><Relationship Id="rId539" Type="http://schemas.openxmlformats.org/officeDocument/2006/relationships/hyperlink" Target="https://docs.oracle.com/javase/8/docs/api/java/io/PrintWriter.html" TargetMode="External"/><Relationship Id="rId40" Type="http://schemas.openxmlformats.org/officeDocument/2006/relationships/image" Target="media/image21.emf"/><Relationship Id="rId136" Type="http://schemas.openxmlformats.org/officeDocument/2006/relationships/image" Target="media/image51.emf"/><Relationship Id="rId178" Type="http://schemas.openxmlformats.org/officeDocument/2006/relationships/hyperlink" Target="https://docs.oracle.com/javase/8/docs/api/java/lang/String.html" TargetMode="External"/><Relationship Id="rId301" Type="http://schemas.openxmlformats.org/officeDocument/2006/relationships/image" Target="media/image70.png"/><Relationship Id="rId343" Type="http://schemas.openxmlformats.org/officeDocument/2006/relationships/image" Target="media/image86.emf"/><Relationship Id="rId550" Type="http://schemas.openxmlformats.org/officeDocument/2006/relationships/hyperlink" Target="https://github.com/RobertGodin/JavaPasAPas" TargetMode="External"/><Relationship Id="rId82" Type="http://schemas.openxmlformats.org/officeDocument/2006/relationships/hyperlink" Target="https://docs.oracle.com/javase/8/docs/api/java/lang/String.html" TargetMode="External"/><Relationship Id="rId203" Type="http://schemas.openxmlformats.org/officeDocument/2006/relationships/hyperlink" Target="https://github.com/RobertGodin/JavaPasAPas" TargetMode="External"/><Relationship Id="rId385" Type="http://schemas.openxmlformats.org/officeDocument/2006/relationships/hyperlink" Target="https://docs.oracle.com/javase/8/docs/api/javax/swing/JFrame.html" TargetMode="External"/><Relationship Id="rId592" Type="http://schemas.openxmlformats.org/officeDocument/2006/relationships/image" Target="media/image112.png"/><Relationship Id="rId606" Type="http://schemas.openxmlformats.org/officeDocument/2006/relationships/image" Target="media/image126.png"/><Relationship Id="rId245" Type="http://schemas.openxmlformats.org/officeDocument/2006/relationships/hyperlink" Target="https://docs.oracle.com/javase/8/docs/api/javax/swing/JFrame.html" TargetMode="External"/><Relationship Id="rId287" Type="http://schemas.openxmlformats.org/officeDocument/2006/relationships/hyperlink" Target="https://docs.oracle.com/javase/8/docs/api/java/awt/event/MouseEvent.html" TargetMode="External"/><Relationship Id="rId410" Type="http://schemas.openxmlformats.org/officeDocument/2006/relationships/hyperlink" Target="https://github.com/RobertGodin/JavaPasAPas/tree/master/JeuSimple" TargetMode="External"/><Relationship Id="rId452" Type="http://schemas.openxmlformats.org/officeDocument/2006/relationships/hyperlink" Target="https://docs.oracle.com/javase/8/docs/api/java/awt/event/MouseEvent.html" TargetMode="External"/><Relationship Id="rId494" Type="http://schemas.openxmlformats.org/officeDocument/2006/relationships/hyperlink" Target="https://github.com/RobertGodin/JavaPasAPas" TargetMode="External"/><Relationship Id="rId508" Type="http://schemas.openxmlformats.org/officeDocument/2006/relationships/hyperlink" Target="https://docs.oracle.com/javase/8/docs/api/java/io/DataOutputStream.html" TargetMode="External"/><Relationship Id="rId105" Type="http://schemas.openxmlformats.org/officeDocument/2006/relationships/oleObject" Target="embeddings/oleObject17.bin"/><Relationship Id="rId147" Type="http://schemas.openxmlformats.org/officeDocument/2006/relationships/hyperlink" Target="http://www.unicode.org/Public/UNIDATA/UnicodeData.txt" TargetMode="External"/><Relationship Id="rId312" Type="http://schemas.openxmlformats.org/officeDocument/2006/relationships/hyperlink" Target="https://docs.oracle.com/javase/8/docs/api/java/awt/Color.html" TargetMode="External"/><Relationship Id="rId354" Type="http://schemas.openxmlformats.org/officeDocument/2006/relationships/oleObject" Target="embeddings/oleObject52.bin"/><Relationship Id="rId51" Type="http://schemas.openxmlformats.org/officeDocument/2006/relationships/oleObject" Target="embeddings/oleObject9.bin"/><Relationship Id="rId93" Type="http://schemas.openxmlformats.org/officeDocument/2006/relationships/hyperlink" Target="https://github.com/RobertGodin/JavaPasAPas"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Frame.html" TargetMode="External"/><Relationship Id="rId561" Type="http://schemas.openxmlformats.org/officeDocument/2006/relationships/hyperlink" Target="https://docs.oracle.com/javase/8/docs/api/java/io/File.html" TargetMode="External"/><Relationship Id="rId214" Type="http://schemas.openxmlformats.org/officeDocument/2006/relationships/hyperlink" Target="https://github.com/RobertGodin/JavaPasAPas" TargetMode="External"/><Relationship Id="rId256" Type="http://schemas.openxmlformats.org/officeDocument/2006/relationships/hyperlink" Target="https://docs.oracle.com/javase/8/docs/api/java/awt/Graphics.html" TargetMode="External"/><Relationship Id="rId298" Type="http://schemas.openxmlformats.org/officeDocument/2006/relationships/image" Target="media/image68.png"/><Relationship Id="rId421" Type="http://schemas.openxmlformats.org/officeDocument/2006/relationships/hyperlink" Target="https://docs.oracle.com/javase/8/docs/api/java/util/Vector.html" TargetMode="External"/><Relationship Id="rId463" Type="http://schemas.openxmlformats.org/officeDocument/2006/relationships/hyperlink" Target="https://docs.oracle.com/javase/8/docs/api/java/io/OutputStream.html" TargetMode="External"/><Relationship Id="rId519" Type="http://schemas.openxmlformats.org/officeDocument/2006/relationships/image" Target="media/image106.emf"/><Relationship Id="rId116" Type="http://schemas.openxmlformats.org/officeDocument/2006/relationships/hyperlink" Target="https://github.com/RobertGodin/JavaPasAPas" TargetMode="External"/><Relationship Id="rId158" Type="http://schemas.openxmlformats.org/officeDocument/2006/relationships/image" Target="media/image53.emf"/><Relationship Id="rId323" Type="http://schemas.openxmlformats.org/officeDocument/2006/relationships/oleObject" Target="embeddings/oleObject42.bin"/><Relationship Id="rId530" Type="http://schemas.openxmlformats.org/officeDocument/2006/relationships/hyperlink" Target="https://docs.oracle.com/javase/8/docs/api/java/lang/Integer.html" TargetMode="External"/><Relationship Id="rId20" Type="http://schemas.openxmlformats.org/officeDocument/2006/relationships/hyperlink" Target="https://www.youtube.com/watch?v=Tk6u3Wm___s" TargetMode="External"/><Relationship Id="rId62" Type="http://schemas.openxmlformats.org/officeDocument/2006/relationships/hyperlink" Target="https://docs.oracle.com/javase/8/docs/api/java/lang/String.html" TargetMode="External"/><Relationship Id="rId365" Type="http://schemas.openxmlformats.org/officeDocument/2006/relationships/hyperlink" Target="https://github.com/RobertGodin/JavaPasAPas" TargetMode="External"/><Relationship Id="rId572" Type="http://schemas.openxmlformats.org/officeDocument/2006/relationships/hyperlink" Target="https://docs.oracle.com/javase/8/docs/api/java/lang/Object.html" TargetMode="External"/><Relationship Id="rId225" Type="http://schemas.openxmlformats.org/officeDocument/2006/relationships/hyperlink" Target="https://docs.oracle.com/javase/8/docs/api/javax/swing/JFrame.html" TargetMode="External"/><Relationship Id="rId267" Type="http://schemas.openxmlformats.org/officeDocument/2006/relationships/oleObject" Target="embeddings/oleObject34.bin"/><Relationship Id="rId432" Type="http://schemas.openxmlformats.org/officeDocument/2006/relationships/hyperlink" Target="https://docs.oracle.com/javase/8/docs/api/java/util/Vector.html" TargetMode="External"/><Relationship Id="rId474" Type="http://schemas.openxmlformats.org/officeDocument/2006/relationships/image" Target="media/image101.emf"/><Relationship Id="rId127" Type="http://schemas.openxmlformats.org/officeDocument/2006/relationships/oleObject" Target="embeddings/oleObject22.bin"/><Relationship Id="rId31" Type="http://schemas.openxmlformats.org/officeDocument/2006/relationships/image" Target="media/image15.png"/><Relationship Id="rId73" Type="http://schemas.openxmlformats.org/officeDocument/2006/relationships/image" Target="media/image32.emf"/><Relationship Id="rId169" Type="http://schemas.openxmlformats.org/officeDocument/2006/relationships/hyperlink" Target="https://docs.oracle.com/javase/8/docs/api/java/lang/String.html" TargetMode="External"/><Relationship Id="rId334" Type="http://schemas.openxmlformats.org/officeDocument/2006/relationships/hyperlink" Target="https://github.com/RobertGodin/JavaPasAPas" TargetMode="External"/><Relationship Id="rId376" Type="http://schemas.openxmlformats.org/officeDocument/2006/relationships/hyperlink" Target="https://docs.oracle.com/javase/8/docs/api/javax/swing/JFrame.html" TargetMode="External"/><Relationship Id="rId541" Type="http://schemas.openxmlformats.org/officeDocument/2006/relationships/hyperlink" Target="https://github.com/RobertGodin/JavaPasAPas" TargetMode="External"/><Relationship Id="rId583" Type="http://schemas.openxmlformats.org/officeDocument/2006/relationships/hyperlink" Target="https://github.com/RobertGodin/JavaPasAPas" TargetMode="External"/><Relationship Id="rId4" Type="http://schemas.openxmlformats.org/officeDocument/2006/relationships/settings" Target="settings.xml"/><Relationship Id="rId180" Type="http://schemas.openxmlformats.org/officeDocument/2006/relationships/oleObject" Target="embeddings/oleObject28.bin"/><Relationship Id="rId236" Type="http://schemas.openxmlformats.org/officeDocument/2006/relationships/hyperlink" Target="https://docs.oracle.com/javase/8/docs/api/javax/swing/JFrame.html" TargetMode="External"/><Relationship Id="rId278" Type="http://schemas.openxmlformats.org/officeDocument/2006/relationships/hyperlink" Target="https://docs.oracle.com/javase/8/docs/api/java/awt/event/MouseListener.html" TargetMode="External"/><Relationship Id="rId401" Type="http://schemas.openxmlformats.org/officeDocument/2006/relationships/hyperlink" Target="https://github.com/RobertGodin/JavaPasAPas/tree/master/JeuSimple" TargetMode="External"/><Relationship Id="rId443" Type="http://schemas.openxmlformats.org/officeDocument/2006/relationships/hyperlink" Target="https://docs.oracle.com/javase/8/docs/api/java/util/Iterator.html" TargetMode="External"/><Relationship Id="rId303" Type="http://schemas.openxmlformats.org/officeDocument/2006/relationships/oleObject" Target="embeddings/oleObject37.bin"/><Relationship Id="rId485" Type="http://schemas.openxmlformats.org/officeDocument/2006/relationships/hyperlink" Target="https://docs.oracle.com/javase/8/docs/api/java/io/FileInputStream.html" TargetMode="External"/><Relationship Id="rId42" Type="http://schemas.openxmlformats.org/officeDocument/2006/relationships/hyperlink" Target="https://docs.oracle.com/javase/8/docs/api/java/lang/String.html" TargetMode="External"/><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github.com/RobertGodin/JavaPasAPas" TargetMode="External"/><Relationship Id="rId510" Type="http://schemas.openxmlformats.org/officeDocument/2006/relationships/hyperlink" Target="https://docs.oracle.com/javase/8/docs/api/java/io/DataOutputStream.html" TargetMode="External"/><Relationship Id="rId552" Type="http://schemas.openxmlformats.org/officeDocument/2006/relationships/hyperlink" Target="https://cs.fit.edu/~ryan/java/programs/xml/DOMEcho-java.html" TargetMode="External"/><Relationship Id="rId594" Type="http://schemas.openxmlformats.org/officeDocument/2006/relationships/image" Target="media/image114.png"/><Relationship Id="rId608" Type="http://schemas.openxmlformats.org/officeDocument/2006/relationships/header" Target="header1.xml"/><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hyperlink" Target="https://github.com/RobertGodin/JavaPasAPas/tree/master/JeuSimple" TargetMode="External"/><Relationship Id="rId107" Type="http://schemas.openxmlformats.org/officeDocument/2006/relationships/oleObject" Target="embeddings/oleObject18.bin"/><Relationship Id="rId289" Type="http://schemas.openxmlformats.org/officeDocument/2006/relationships/hyperlink" Target="https://docs.oracle.com/javase/8/docs/api/javax/swing/JFrame.html" TargetMode="External"/><Relationship Id="rId454" Type="http://schemas.openxmlformats.org/officeDocument/2006/relationships/hyperlink" Target="https://github.com/RobertGodin/JavaPasAPas" TargetMode="External"/><Relationship Id="rId496" Type="http://schemas.openxmlformats.org/officeDocument/2006/relationships/hyperlink" Target="https://docs.oracle.com/javase/8/docs/api/java/io/InputStream.html" TargetMode="External"/><Relationship Id="rId11" Type="http://schemas.openxmlformats.org/officeDocument/2006/relationships/oleObject" Target="embeddings/oleObject2.bin"/><Relationship Id="rId53" Type="http://schemas.openxmlformats.org/officeDocument/2006/relationships/image" Target="media/image27.emf"/><Relationship Id="rId149" Type="http://schemas.openxmlformats.org/officeDocument/2006/relationships/hyperlink" Target="https://docs.oracle.com/javase/8/docs/api/java/lang/String.html" TargetMode="External"/><Relationship Id="rId314" Type="http://schemas.openxmlformats.org/officeDocument/2006/relationships/image" Target="media/image72.emf"/><Relationship Id="rId356" Type="http://schemas.openxmlformats.org/officeDocument/2006/relationships/image" Target="media/image89.png"/><Relationship Id="rId398" Type="http://schemas.openxmlformats.org/officeDocument/2006/relationships/image" Target="media/image97.png"/><Relationship Id="rId521" Type="http://schemas.openxmlformats.org/officeDocument/2006/relationships/hyperlink" Target="https://github.com/RobertGodin/JavaPasAPas" TargetMode="External"/><Relationship Id="rId563" Type="http://schemas.openxmlformats.org/officeDocument/2006/relationships/hyperlink" Target="https://docs.oracle.com/javase/8/docs/api/java/io/File.html" TargetMode="External"/><Relationship Id="rId95" Type="http://schemas.openxmlformats.org/officeDocument/2006/relationships/image" Target="media/image35.png"/><Relationship Id="rId160" Type="http://schemas.openxmlformats.org/officeDocument/2006/relationships/image" Target="media/image54.emf"/><Relationship Id="rId216" Type="http://schemas.openxmlformats.org/officeDocument/2006/relationships/image" Target="media/image57.png"/><Relationship Id="rId423" Type="http://schemas.openxmlformats.org/officeDocument/2006/relationships/hyperlink" Target="https://docs.oracle.com/javase/8/docs/api/java/util/Vector.html" TargetMode="External"/><Relationship Id="rId258" Type="http://schemas.openxmlformats.org/officeDocument/2006/relationships/hyperlink" Target="https://github.com/RobertGodin/JavaPasAPas" TargetMode="External"/><Relationship Id="rId465" Type="http://schemas.openxmlformats.org/officeDocument/2006/relationships/hyperlink" Target="https://docs.oracle.com/javase/8/docs/api/java/io/InputStream.html" TargetMode="External"/><Relationship Id="rId22" Type="http://schemas.openxmlformats.org/officeDocument/2006/relationships/image" Target="media/image6.png"/><Relationship Id="rId64" Type="http://schemas.openxmlformats.org/officeDocument/2006/relationships/oleObject" Target="embeddings/oleObject11.bin"/><Relationship Id="rId118" Type="http://schemas.openxmlformats.org/officeDocument/2006/relationships/hyperlink" Target="https://github.com/RobertGodin/JavaPasAPas" TargetMode="External"/><Relationship Id="rId325" Type="http://schemas.openxmlformats.org/officeDocument/2006/relationships/oleObject" Target="embeddings/oleObject43.bin"/><Relationship Id="rId367" Type="http://schemas.openxmlformats.org/officeDocument/2006/relationships/hyperlink" Target="https://docs.oracle.com/javase/8/docs/api/javax/swing/Timer.html" TargetMode="External"/><Relationship Id="rId532" Type="http://schemas.openxmlformats.org/officeDocument/2006/relationships/hyperlink" Target="https://github.com/RobertGodin/JavaPasAPas" TargetMode="External"/><Relationship Id="rId574" Type="http://schemas.openxmlformats.org/officeDocument/2006/relationships/hyperlink" Target="https://docs.oracle.com/javase/8/docs/api/java/io/ObjectInputStream.html" TargetMode="External"/><Relationship Id="rId171" Type="http://schemas.openxmlformats.org/officeDocument/2006/relationships/hyperlink" Target="https://docs.oracle.com/javase/8/docs/api/java/lang/String.html" TargetMode="External"/><Relationship Id="rId227" Type="http://schemas.openxmlformats.org/officeDocument/2006/relationships/oleObject" Target="embeddings/oleObject31.bin"/><Relationship Id="rId269" Type="http://schemas.openxmlformats.org/officeDocument/2006/relationships/image" Target="media/image65.emf"/><Relationship Id="rId434" Type="http://schemas.openxmlformats.org/officeDocument/2006/relationships/hyperlink" Target="https://docs.oracle.com/javase/8/docs/api/java/util/Vector.html" TargetMode="External"/><Relationship Id="rId476" Type="http://schemas.openxmlformats.org/officeDocument/2006/relationships/image" Target="media/image103.emf"/><Relationship Id="rId33" Type="http://schemas.openxmlformats.org/officeDocument/2006/relationships/image" Target="media/image16.png"/><Relationship Id="rId129" Type="http://schemas.openxmlformats.org/officeDocument/2006/relationships/hyperlink" Target="https://github.com/RobertGodin/JavaPasAPas" TargetMode="External"/><Relationship Id="rId280" Type="http://schemas.openxmlformats.org/officeDocument/2006/relationships/hyperlink" Target="https://docs.oracle.com/javase/8/docs/api/java/awt/event/MouseListener.html" TargetMode="External"/><Relationship Id="rId336" Type="http://schemas.openxmlformats.org/officeDocument/2006/relationships/image" Target="media/image82.emf"/><Relationship Id="rId501" Type="http://schemas.openxmlformats.org/officeDocument/2006/relationships/hyperlink" Target="https://docs.oracle.com/javase/8/docs/api/java/io/ObjectOutputStream.html" TargetMode="External"/><Relationship Id="rId543" Type="http://schemas.openxmlformats.org/officeDocument/2006/relationships/hyperlink" Target="https://docs.oracle.com/javase/8/docs/api/java/io/StreamTokenizer.html" TargetMode="External"/><Relationship Id="rId75" Type="http://schemas.openxmlformats.org/officeDocument/2006/relationships/hyperlink" Target="https://docs.oracle.com/javase/8/docs/api/java/lang/String.html" TargetMode="External"/><Relationship Id="rId140" Type="http://schemas.openxmlformats.org/officeDocument/2006/relationships/hyperlink" Target="https://github.com/RobertGodin/JavaPasAPas" TargetMode="External"/><Relationship Id="rId182" Type="http://schemas.openxmlformats.org/officeDocument/2006/relationships/hyperlink" Target="https://docs.oracle.com/javase/8/docs/api/java/lang/String.html" TargetMode="External"/><Relationship Id="rId378" Type="http://schemas.openxmlformats.org/officeDocument/2006/relationships/image" Target="media/image95.png"/><Relationship Id="rId403" Type="http://schemas.openxmlformats.org/officeDocument/2006/relationships/oleObject" Target="embeddings/oleObject58.bin"/><Relationship Id="rId585" Type="http://schemas.openxmlformats.org/officeDocument/2006/relationships/hyperlink" Target="https://github.com/RobertGodin/JavaPasAPas" TargetMode="External"/><Relationship Id="rId6" Type="http://schemas.openxmlformats.org/officeDocument/2006/relationships/footnotes" Target="footnotes.xml"/><Relationship Id="rId238" Type="http://schemas.openxmlformats.org/officeDocument/2006/relationships/hyperlink" Target="https://docs.oracle.com/javase/8/docs/api/java/awt/Graphics.html" TargetMode="External"/><Relationship Id="rId445" Type="http://schemas.openxmlformats.org/officeDocument/2006/relationships/hyperlink" Target="https://github.com/RobertGodin/JavaPasAPas" TargetMode="External"/><Relationship Id="rId487" Type="http://schemas.openxmlformats.org/officeDocument/2006/relationships/hyperlink" Target="https://github.com/RobertGodin/JavaPasAPas" TargetMode="External"/><Relationship Id="rId610" Type="http://schemas.openxmlformats.org/officeDocument/2006/relationships/footer" Target="footer1.xml"/><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github.com/RobertGodin/JavaPasAPas" TargetMode="External"/><Relationship Id="rId347" Type="http://schemas.openxmlformats.org/officeDocument/2006/relationships/hyperlink" Target="https://github.com/RobertGodin/JavaPasAPas" TargetMode="External"/><Relationship Id="rId512" Type="http://schemas.openxmlformats.org/officeDocument/2006/relationships/hyperlink" Target="https://docs.oracle.com/javase/8/docs/api/java/io/DataInputStream.html" TargetMode="External"/><Relationship Id="rId44" Type="http://schemas.openxmlformats.org/officeDocument/2006/relationships/oleObject" Target="embeddings/oleObject7.bin"/><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6.bin"/><Relationship Id="rId554" Type="http://schemas.openxmlformats.org/officeDocument/2006/relationships/hyperlink" Target="https://docs.oracle.com/javase/8/docs/api/org/w3c/dom/Node.html" TargetMode="External"/><Relationship Id="rId596" Type="http://schemas.openxmlformats.org/officeDocument/2006/relationships/image" Target="media/image116.png"/><Relationship Id="rId193" Type="http://schemas.openxmlformats.org/officeDocument/2006/relationships/hyperlink" Target="https://docs.oracle.com/javase/8/docs/api/java/lang/String.html" TargetMode="External"/><Relationship Id="rId207" Type="http://schemas.openxmlformats.org/officeDocument/2006/relationships/hyperlink" Target="https://github.com/RobertGodin/JavaPasAPas"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tree/master/JeuSimple" TargetMode="External"/><Relationship Id="rId456" Type="http://schemas.openxmlformats.org/officeDocument/2006/relationships/hyperlink" Target="https://docs.oracle.com/javase/8/docs/api/java/util/Vector.html" TargetMode="External"/><Relationship Id="rId498" Type="http://schemas.openxmlformats.org/officeDocument/2006/relationships/hyperlink" Target="https://docs.oracle.com/javase/8/docs/api/java/io/DataInputStream.html" TargetMode="External"/><Relationship Id="rId13" Type="http://schemas.openxmlformats.org/officeDocument/2006/relationships/oleObject" Target="embeddings/oleObject3.bin"/><Relationship Id="rId109" Type="http://schemas.openxmlformats.org/officeDocument/2006/relationships/hyperlink" Target="https://github.com/RobertGodin/JavaPasAPas" TargetMode="External"/><Relationship Id="rId260" Type="http://schemas.openxmlformats.org/officeDocument/2006/relationships/hyperlink" Target="https://github.com/RobertGodin/JavaPasAPas" TargetMode="External"/><Relationship Id="rId316" Type="http://schemas.openxmlformats.org/officeDocument/2006/relationships/image" Target="media/image73.emf"/><Relationship Id="rId523" Type="http://schemas.openxmlformats.org/officeDocument/2006/relationships/hyperlink" Target="https://docs.oracle.com/javase/8/docs/api/java/io/PrintWriter.html" TargetMode="External"/><Relationship Id="rId55" Type="http://schemas.openxmlformats.org/officeDocument/2006/relationships/hyperlink" Target="https://docs.oracle.com/javase/8/docs/api/java/lang/String.html" TargetMode="External"/><Relationship Id="rId97" Type="http://schemas.openxmlformats.org/officeDocument/2006/relationships/oleObject" Target="embeddings/oleObject16.bin"/><Relationship Id="rId120" Type="http://schemas.openxmlformats.org/officeDocument/2006/relationships/oleObject" Target="embeddings/oleObject20.bin"/><Relationship Id="rId358" Type="http://schemas.openxmlformats.org/officeDocument/2006/relationships/image" Target="media/image90.png"/><Relationship Id="rId565" Type="http://schemas.openxmlformats.org/officeDocument/2006/relationships/hyperlink" Target="https://docs.oracle.com/javase/8/docs/api/javax/swing/JFileChooser.html" TargetMode="External"/><Relationship Id="rId162" Type="http://schemas.openxmlformats.org/officeDocument/2006/relationships/hyperlink" Target="https://docs.oracle.com/javase/8/docs/api/java/lang/String.html" TargetMode="External"/><Relationship Id="rId218" Type="http://schemas.openxmlformats.org/officeDocument/2006/relationships/oleObject" Target="embeddings/oleObject30.bin"/><Relationship Id="rId425" Type="http://schemas.openxmlformats.org/officeDocument/2006/relationships/hyperlink" Target="https://docs.oracle.com/javase/8/docs/api/java/util/Collection.html" TargetMode="External"/><Relationship Id="rId467" Type="http://schemas.openxmlformats.org/officeDocument/2006/relationships/hyperlink" Target="https://docs.oracle.com/javase/8/docs/api/java/io/OutputStream.html" TargetMode="External"/><Relationship Id="rId271" Type="http://schemas.openxmlformats.org/officeDocument/2006/relationships/hyperlink" Target="https://github.com/RobertGodin/JavaPasAPas" TargetMode="External"/><Relationship Id="rId24" Type="http://schemas.openxmlformats.org/officeDocument/2006/relationships/image" Target="media/image8.png"/><Relationship Id="rId66" Type="http://schemas.openxmlformats.org/officeDocument/2006/relationships/oleObject" Target="embeddings/oleObject12.bin"/><Relationship Id="rId131" Type="http://schemas.openxmlformats.org/officeDocument/2006/relationships/image" Target="media/image47.png"/><Relationship Id="rId327" Type="http://schemas.openxmlformats.org/officeDocument/2006/relationships/oleObject" Target="embeddings/oleObject44.bin"/><Relationship Id="rId369" Type="http://schemas.openxmlformats.org/officeDocument/2006/relationships/hyperlink" Target="https://docs.oracle.com/javase/8/docs/api/javax/swing/JFrame.html" TargetMode="External"/><Relationship Id="rId534" Type="http://schemas.openxmlformats.org/officeDocument/2006/relationships/image" Target="media/image109.png"/><Relationship Id="rId576" Type="http://schemas.openxmlformats.org/officeDocument/2006/relationships/hyperlink" Target="https://docs.oracle.com/javase/8/docs/api/java/io/ObjectOutputStream.html" TargetMode="External"/><Relationship Id="rId173" Type="http://schemas.openxmlformats.org/officeDocument/2006/relationships/hyperlink" Target="https://docs.oracle.com/javase/8/docs/api/java/lang/String.html" TargetMode="External"/><Relationship Id="rId229" Type="http://schemas.openxmlformats.org/officeDocument/2006/relationships/hyperlink" Target="https://docs.oracle.com/javase/8/docs/api/javax/swing/JFrame.html" TargetMode="External"/><Relationship Id="rId380" Type="http://schemas.openxmlformats.org/officeDocument/2006/relationships/hyperlink" Target="https://docs.oracle.com/javase/8/docs/api/javax/swing/Timer.html" TargetMode="External"/><Relationship Id="rId436" Type="http://schemas.openxmlformats.org/officeDocument/2006/relationships/hyperlink" Target="https://docs.oracle.com/javase/8/docs/api/java/util/Vector.html" TargetMode="External"/><Relationship Id="rId601" Type="http://schemas.openxmlformats.org/officeDocument/2006/relationships/image" Target="media/image121.png"/><Relationship Id="rId240" Type="http://schemas.openxmlformats.org/officeDocument/2006/relationships/hyperlink" Target="https://docs.oracle.com/javase/8/docs/api/java/awt/Graphics.html" TargetMode="External"/><Relationship Id="rId478" Type="http://schemas.openxmlformats.org/officeDocument/2006/relationships/hyperlink" Target="https://docs.oracle.com/javase/8/docs/api/java/io/InputStream.html" TargetMode="External"/><Relationship Id="rId35" Type="http://schemas.openxmlformats.org/officeDocument/2006/relationships/image" Target="media/image18.png"/><Relationship Id="rId77" Type="http://schemas.openxmlformats.org/officeDocument/2006/relationships/hyperlink" Target="https://docs.oracle.com/javase/8/docs/api/java/lang/String.html" TargetMode="External"/><Relationship Id="rId100" Type="http://schemas.openxmlformats.org/officeDocument/2006/relationships/hyperlink" Target="https://docs.oracle.com/javase/8/docs/api/java/util/Scanner.html" TargetMode="External"/><Relationship Id="rId282" Type="http://schemas.openxmlformats.org/officeDocument/2006/relationships/hyperlink" Target="https://docs.oracle.com/javase/8/docs/api/java/awt/event/MouseListener.html" TargetMode="External"/><Relationship Id="rId338" Type="http://schemas.openxmlformats.org/officeDocument/2006/relationships/image" Target="media/image83.png"/><Relationship Id="rId503" Type="http://schemas.openxmlformats.org/officeDocument/2006/relationships/hyperlink" Target="https://docs.oracle.com/javase/8/docs/api/java/io/Writer.html" TargetMode="External"/><Relationship Id="rId545" Type="http://schemas.openxmlformats.org/officeDocument/2006/relationships/hyperlink" Target="https://github.com/RobertGodin/JavaPasAPas" TargetMode="External"/><Relationship Id="rId587" Type="http://schemas.openxmlformats.org/officeDocument/2006/relationships/hyperlink" Target="https://github.com/RobertGodin/JavaPasAPas" TargetMode="External"/><Relationship Id="rId8" Type="http://schemas.openxmlformats.org/officeDocument/2006/relationships/image" Target="media/image1.emf"/><Relationship Id="rId142" Type="http://schemas.openxmlformats.org/officeDocument/2006/relationships/hyperlink" Target="https://docs.oracle.com/javase/8/docs/api/java/lang/String.html" TargetMode="External"/><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github.com/RobertGodin/JavaPasAPas/tree/master/JeuSimple" TargetMode="External"/><Relationship Id="rId447" Type="http://schemas.openxmlformats.org/officeDocument/2006/relationships/hyperlink" Target="https://docs.oracle.com/javase/8/docs/api/java/awt/event/ActionListener.html" TargetMode="External"/><Relationship Id="rId612" Type="http://schemas.microsoft.com/office/2011/relationships/people" Target="people.xml"/><Relationship Id="rId251" Type="http://schemas.openxmlformats.org/officeDocument/2006/relationships/hyperlink" Target="https://docs.oracle.com/javase/8/docs/api/java/awt/Color.html" TargetMode="External"/><Relationship Id="rId489" Type="http://schemas.openxmlformats.org/officeDocument/2006/relationships/hyperlink" Target="https://docs.oracle.com/javase/8/docs/api/java/io/FileOutputStream.html" TargetMode="External"/><Relationship Id="rId46" Type="http://schemas.openxmlformats.org/officeDocument/2006/relationships/hyperlink" Target="https://docs.oracle.com/javase/8/docs/api/java/lang/String.html" TargetMode="External"/><Relationship Id="rId293" Type="http://schemas.openxmlformats.org/officeDocument/2006/relationships/hyperlink" Target="https://github.com/RobertGodin/JavaPasAPas" TargetMode="External"/><Relationship Id="rId307" Type="http://schemas.openxmlformats.org/officeDocument/2006/relationships/hyperlink" Target="https://docs.oracle.com/javase/8/docs/api/java/awt/Color.html" TargetMode="External"/><Relationship Id="rId349" Type="http://schemas.openxmlformats.org/officeDocument/2006/relationships/hyperlink" Target="https://github.com/RobertGodin/JavaPasAPas" TargetMode="External"/><Relationship Id="rId514" Type="http://schemas.openxmlformats.org/officeDocument/2006/relationships/hyperlink" Target="https://docs.oracle.com/javase/8/docs/api/java/io/Reader.html" TargetMode="External"/><Relationship Id="rId556" Type="http://schemas.openxmlformats.org/officeDocument/2006/relationships/hyperlink" Target="https://docs.oracle.com/javase/8/docs/api/org/w3c/dom/Node.html" TargetMode="External"/><Relationship Id="rId88" Type="http://schemas.openxmlformats.org/officeDocument/2006/relationships/image" Target="media/image34.png"/><Relationship Id="rId111" Type="http://schemas.openxmlformats.org/officeDocument/2006/relationships/image" Target="media/image41.emf"/><Relationship Id="rId153" Type="http://schemas.openxmlformats.org/officeDocument/2006/relationships/image" Target="media/image52.emf"/><Relationship Id="rId195" Type="http://schemas.openxmlformats.org/officeDocument/2006/relationships/hyperlink" Target="https://docs.oracle.com/javase/8/docs/api/java/lang/String.html" TargetMode="External"/><Relationship Id="rId209" Type="http://schemas.openxmlformats.org/officeDocument/2006/relationships/oleObject" Target="embeddings/oleObject29.bin"/><Relationship Id="rId360" Type="http://schemas.openxmlformats.org/officeDocument/2006/relationships/image" Target="media/image92.png"/><Relationship Id="rId416" Type="http://schemas.openxmlformats.org/officeDocument/2006/relationships/oleObject" Target="embeddings/oleObject59.bin"/><Relationship Id="rId598" Type="http://schemas.openxmlformats.org/officeDocument/2006/relationships/image" Target="media/image118.png"/><Relationship Id="rId220" Type="http://schemas.openxmlformats.org/officeDocument/2006/relationships/hyperlink" Target="https://docs.oracle.com/javase/8/docs/api/javax/swing/JFrame.html" TargetMode="External"/><Relationship Id="rId458" Type="http://schemas.openxmlformats.org/officeDocument/2006/relationships/hyperlink" Target="https://docs.oracle.com/javase/8/docs/api/java/util/ArrayList.html" TargetMode="External"/><Relationship Id="rId15" Type="http://schemas.openxmlformats.org/officeDocument/2006/relationships/oleObject" Target="embeddings/oleObject4.bin"/><Relationship Id="rId57" Type="http://schemas.openxmlformats.org/officeDocument/2006/relationships/hyperlink" Target="https://docs.oracle.com/javase/8/docs/api/java/lang/String.html" TargetMode="External"/><Relationship Id="rId262" Type="http://schemas.openxmlformats.org/officeDocument/2006/relationships/oleObject" Target="embeddings/oleObject33.bin"/><Relationship Id="rId318" Type="http://schemas.openxmlformats.org/officeDocument/2006/relationships/image" Target="media/image74.emf"/><Relationship Id="rId525" Type="http://schemas.openxmlformats.org/officeDocument/2006/relationships/hyperlink" Target="https://docs.oracle.com/javase/8/docs/api/java/io/PrintStream.html" TargetMode="External"/><Relationship Id="rId567" Type="http://schemas.openxmlformats.org/officeDocument/2006/relationships/hyperlink" Target="https://docs.oracle.com/javase/8/docs/api/javax/swing/JFileChooser.html" TargetMode="External"/><Relationship Id="rId99" Type="http://schemas.openxmlformats.org/officeDocument/2006/relationships/hyperlink" Target="https://docs.oracle.com/javase/8/docs/api/java/util/Scanner.html" TargetMode="External"/><Relationship Id="rId122" Type="http://schemas.openxmlformats.org/officeDocument/2006/relationships/oleObject" Target="embeddings/oleObject21.bin"/><Relationship Id="rId164" Type="http://schemas.openxmlformats.org/officeDocument/2006/relationships/hyperlink" Target="https://docs.oracle.com/javase/8/docs/api/java/lang/String.html" TargetMode="External"/><Relationship Id="rId371" Type="http://schemas.openxmlformats.org/officeDocument/2006/relationships/hyperlink" Target="https://docs.oracle.com/javase/8/docs/api/javax/swing/JPanel.html" TargetMode="External"/><Relationship Id="rId427" Type="http://schemas.openxmlformats.org/officeDocument/2006/relationships/hyperlink" Target="https://docs.oracle.com/javase/8/docs/api/java/util/Vector.html" TargetMode="External"/><Relationship Id="rId469" Type="http://schemas.openxmlformats.org/officeDocument/2006/relationships/oleObject" Target="embeddings/oleObject60.bin"/><Relationship Id="rId26" Type="http://schemas.openxmlformats.org/officeDocument/2006/relationships/image" Target="media/image10.png"/><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5.bin"/><Relationship Id="rId480" Type="http://schemas.openxmlformats.org/officeDocument/2006/relationships/hyperlink" Target="https://github.com/RobertGodin/JavaPasAPas" TargetMode="External"/><Relationship Id="rId536" Type="http://schemas.openxmlformats.org/officeDocument/2006/relationships/hyperlink" Target="https://docs.oracle.com/javase/8/docs/api/java/io/Inpu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image" Target="media/image49.png"/><Relationship Id="rId175" Type="http://schemas.openxmlformats.org/officeDocument/2006/relationships/hyperlink" Target="https://docs.oracle.com/javase/8/docs/api/java/lang/String.html" TargetMode="External"/><Relationship Id="rId340" Type="http://schemas.openxmlformats.org/officeDocument/2006/relationships/oleObject" Target="embeddings/oleObject49.bin"/><Relationship Id="rId578" Type="http://schemas.openxmlformats.org/officeDocument/2006/relationships/hyperlink" Target="https://github.com/RobertGodin/JavaPasAPas"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Timer.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23.png"/><Relationship Id="rId242" Type="http://schemas.openxmlformats.org/officeDocument/2006/relationships/hyperlink" Target="https://docs.oracle.com/javase/8/docs/api/javax/swing/JFrame.html" TargetMode="External"/><Relationship Id="rId284" Type="http://schemas.openxmlformats.org/officeDocument/2006/relationships/hyperlink" Target="https://docs.oracle.com/javase/8/docs/api/java/awt/event/MouseEvent.html" TargetMode="External"/><Relationship Id="rId491" Type="http://schemas.openxmlformats.org/officeDocument/2006/relationships/hyperlink" Target="https://github.com/RobertGodin/JavaPasAPas" TargetMode="External"/><Relationship Id="rId505" Type="http://schemas.openxmlformats.org/officeDocument/2006/relationships/hyperlink" Target="https://docs.oracle.com/javase/8/docs/api/java/io/DataOutputStream.html" TargetMode="External"/><Relationship Id="rId37" Type="http://schemas.openxmlformats.org/officeDocument/2006/relationships/oleObject" Target="embeddings/oleObject6.bin"/><Relationship Id="rId79" Type="http://schemas.openxmlformats.org/officeDocument/2006/relationships/hyperlink" Target="https://docs.oracle.com/javase/8/docs/api/java/lang/String.html" TargetMode="External"/><Relationship Id="rId102" Type="http://schemas.openxmlformats.org/officeDocument/2006/relationships/hyperlink" Target="https://docs.oracle.com/javase/8/docs/api/java/util/Scanner.html" TargetMode="External"/><Relationship Id="rId144" Type="http://schemas.openxmlformats.org/officeDocument/2006/relationships/hyperlink" Target="https://github.com/RobertGodin/JavaPasAPas" TargetMode="External"/><Relationship Id="rId547" Type="http://schemas.openxmlformats.org/officeDocument/2006/relationships/hyperlink" Target="https://docs.oracle.com/javase/8/docs/api/java/io/StreamTokenizer.html" TargetMode="External"/><Relationship Id="rId589" Type="http://schemas.openxmlformats.org/officeDocument/2006/relationships/oleObject" Target="embeddings/oleObject61.bin"/><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hyperlink" Target="https://github.com/RobertGodin/JavaPasAPas" TargetMode="External"/><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awt/event/ActionEvent.html" TargetMode="External"/><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awt/Graphics.html" TargetMode="External"/><Relationship Id="rId295" Type="http://schemas.openxmlformats.org/officeDocument/2006/relationships/hyperlink" Target="https://docs.oracle.com/javase/8/docs/api/java/lang/String.html" TargetMode="External"/><Relationship Id="rId309" Type="http://schemas.openxmlformats.org/officeDocument/2006/relationships/hyperlink" Target="https://docs.oracle.com/javase/8/docs/api/java/awt/Color.html" TargetMode="External"/><Relationship Id="rId460" Type="http://schemas.openxmlformats.org/officeDocument/2006/relationships/hyperlink" Target="https://docs.oracle.com/javase/8/docs/api/java/io/package-summary.html" TargetMode="External"/><Relationship Id="rId516" Type="http://schemas.openxmlformats.org/officeDocument/2006/relationships/hyperlink" Target="https://docs.oracle.com/javase/8/docs/api/java/io/InputStream.html" TargetMode="External"/><Relationship Id="rId48" Type="http://schemas.openxmlformats.org/officeDocument/2006/relationships/image" Target="media/image24.emf"/><Relationship Id="rId113" Type="http://schemas.openxmlformats.org/officeDocument/2006/relationships/image" Target="media/image42.emf"/><Relationship Id="rId320" Type="http://schemas.openxmlformats.org/officeDocument/2006/relationships/image" Target="media/image75.emf"/><Relationship Id="rId558" Type="http://schemas.openxmlformats.org/officeDocument/2006/relationships/hyperlink" Target="https://docs.oracle.com/javase/8/docs/api/java/io/File.html" TargetMode="External"/><Relationship Id="rId155"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62" Type="http://schemas.openxmlformats.org/officeDocument/2006/relationships/oleObject" Target="embeddings/oleObject53.bin"/><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docs.oracle.com/javase/8/docs/api/javax/swing/JFrame.html" TargetMode="External"/><Relationship Id="rId264" Type="http://schemas.openxmlformats.org/officeDocument/2006/relationships/hyperlink" Target="https://github.com/RobertGodin/JavaPasAPas" TargetMode="External"/><Relationship Id="rId471" Type="http://schemas.openxmlformats.org/officeDocument/2006/relationships/hyperlink" Target="https://docs.oracle.com/javase/8/docs/api/java/io/RandomAccessFile.html" TargetMode="External"/><Relationship Id="rId17" Type="http://schemas.openxmlformats.org/officeDocument/2006/relationships/image" Target="media/image5.wmf"/><Relationship Id="rId59" Type="http://schemas.openxmlformats.org/officeDocument/2006/relationships/hyperlink" Target="https://docs.oracle.com/javase/8/docs/api/java/lang/String.html" TargetMode="External"/><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PrintStream.html" TargetMode="External"/><Relationship Id="rId569" Type="http://schemas.openxmlformats.org/officeDocument/2006/relationships/hyperlink" Target="https://github.com/RobertGodin/JavaPasAPas" TargetMode="External"/><Relationship Id="rId70" Type="http://schemas.openxmlformats.org/officeDocument/2006/relationships/oleObject" Target="embeddings/oleObject13.bin"/><Relationship Id="rId166" Type="http://schemas.openxmlformats.org/officeDocument/2006/relationships/hyperlink" Target="https://docs.oracle.com/javase/8/docs/api/java/lang/String.html" TargetMode="External"/><Relationship Id="rId331" Type="http://schemas.openxmlformats.org/officeDocument/2006/relationships/oleObject" Target="embeddings/oleObject46.bin"/><Relationship Id="rId373" Type="http://schemas.openxmlformats.org/officeDocument/2006/relationships/hyperlink" Target="https://docs.oracle.com/javase/8/docs/api/javax/swing/JPanel.html" TargetMode="External"/><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lang/Object.html" TargetMode="External"/><Relationship Id="rId1" Type="http://schemas.openxmlformats.org/officeDocument/2006/relationships/customXml" Target="../customXml/item1.xml"/><Relationship Id="rId233" Type="http://schemas.openxmlformats.org/officeDocument/2006/relationships/image" Target="media/image60.emf"/><Relationship Id="rId440" Type="http://schemas.openxmlformats.org/officeDocument/2006/relationships/hyperlink" Target="https://docs.oracle.com/javase/8/docs/api/java/util/Iterator.html" TargetMode="External"/><Relationship Id="rId28" Type="http://schemas.openxmlformats.org/officeDocument/2006/relationships/image" Target="media/image12.png"/><Relationship Id="rId275" Type="http://schemas.openxmlformats.org/officeDocument/2006/relationships/hyperlink" Target="https://github.com/RobertGodin/JavaPasAPas" TargetMode="External"/><Relationship Id="rId300" Type="http://schemas.openxmlformats.org/officeDocument/2006/relationships/oleObject" Target="embeddings/oleObject36.bin"/><Relationship Id="rId482" Type="http://schemas.openxmlformats.org/officeDocument/2006/relationships/hyperlink" Target="https://docs.oracle.com/javase/8/docs/api/java/io/FileInputStream.html" TargetMode="External"/><Relationship Id="rId538" Type="http://schemas.openxmlformats.org/officeDocument/2006/relationships/hyperlink" Target="https://github.com/RobertGodin/JavaPasAPas" TargetMode="External"/><Relationship Id="rId81" Type="http://schemas.openxmlformats.org/officeDocument/2006/relationships/hyperlink" Target="https://docs.oracle.com/javase/8/docs/api/java/lang/String.html" TargetMode="External"/><Relationship Id="rId135" Type="http://schemas.openxmlformats.org/officeDocument/2006/relationships/oleObject" Target="embeddings/oleObject23.bin"/><Relationship Id="rId177" Type="http://schemas.openxmlformats.org/officeDocument/2006/relationships/hyperlink" Target="https://docs.oracle.com/javase/8/docs/api/java/lang/String.html" TargetMode="External"/><Relationship Id="rId342" Type="http://schemas.openxmlformats.org/officeDocument/2006/relationships/oleObject" Target="embeddings/oleObject50.bin"/><Relationship Id="rId384" Type="http://schemas.openxmlformats.org/officeDocument/2006/relationships/hyperlink" Target="https://docs.oracle.com/javase/8/docs/api/javax/swing/JFrame.html" TargetMode="External"/><Relationship Id="rId591" Type="http://schemas.openxmlformats.org/officeDocument/2006/relationships/hyperlink" Target="https://docs.oracle.com/javase/8/docs/api/java/io/RandomAccessFile.html" TargetMode="External"/><Relationship Id="rId605" Type="http://schemas.openxmlformats.org/officeDocument/2006/relationships/image" Target="media/image12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20.emf"/><Relationship Id="rId286" Type="http://schemas.openxmlformats.org/officeDocument/2006/relationships/hyperlink" Target="https://docs.oracle.com/javase/8/docs/api/java/awt/event/MouseEvent.html" TargetMode="External"/><Relationship Id="rId451" Type="http://schemas.openxmlformats.org/officeDocument/2006/relationships/hyperlink" Target="https://docs.oracle.com/javase/8/docs/api/java/awt/event/MouseListene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DataOutputStream.html" TargetMode="External"/><Relationship Id="rId549" Type="http://schemas.openxmlformats.org/officeDocument/2006/relationships/hyperlink" Target="https://github.com/RobertGodin/JavaPasAPas" TargetMode="External"/><Relationship Id="rId50" Type="http://schemas.openxmlformats.org/officeDocument/2006/relationships/image" Target="media/image25.emf"/><Relationship Id="rId104" Type="http://schemas.openxmlformats.org/officeDocument/2006/relationships/image" Target="media/image39.emf"/><Relationship Id="rId146" Type="http://schemas.openxmlformats.org/officeDocument/2006/relationships/hyperlink" Target="http://www.unicode.org" TargetMode="External"/><Relationship Id="rId188" Type="http://schemas.openxmlformats.org/officeDocument/2006/relationships/hyperlink" Target="https://docs.oracle.com/javase/8/docs/api/java/lang/String.html" TargetMode="External"/><Relationship Id="rId311" Type="http://schemas.openxmlformats.org/officeDocument/2006/relationships/hyperlink" Target="https://docs.oracle.com/javase/8/docs/api/java/awt/Color.html" TargetMode="External"/><Relationship Id="rId353" Type="http://schemas.openxmlformats.org/officeDocument/2006/relationships/image" Target="media/image87.png"/><Relationship Id="rId395" Type="http://schemas.openxmlformats.org/officeDocument/2006/relationships/hyperlink" Target="https://docs.oracle.com/javase/8/docs/api/javax/swing/JPanel.html" TargetMode="External"/><Relationship Id="rId409" Type="http://schemas.openxmlformats.org/officeDocument/2006/relationships/hyperlink" Target="https://github.com/RobertGodin/JavaPasAPas" TargetMode="External"/><Relationship Id="rId560" Type="http://schemas.openxmlformats.org/officeDocument/2006/relationships/hyperlink" Target="https://docs.oracle.com/javase/8/docs/api/java/io/File.html"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github.com/RobertGodin/JavaPasAPas" TargetMode="External"/><Relationship Id="rId420" Type="http://schemas.openxmlformats.org/officeDocument/2006/relationships/hyperlink" Target="https://docs.oracle.com/javase/8/docs/api/java/util/Vector.html" TargetMode="External"/><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lang/String.html" TargetMode="External"/><Relationship Id="rId462" Type="http://schemas.openxmlformats.org/officeDocument/2006/relationships/hyperlink" Target="https://docs.oracle.com/javase/8/docs/api/java/io/InputStream.html" TargetMode="External"/><Relationship Id="rId518" Type="http://schemas.openxmlformats.org/officeDocument/2006/relationships/hyperlink" Target="https://docs.oracle.com/javase/8/docs/api/java/io/OutputStream.html" TargetMode="External"/><Relationship Id="rId115" Type="http://schemas.openxmlformats.org/officeDocument/2006/relationships/hyperlink" Target="https://github.com/RobertGodin/JavaPasAPas" TargetMode="External"/><Relationship Id="rId157" Type="http://schemas.openxmlformats.org/officeDocument/2006/relationships/hyperlink" Target="https://docs.oracle.com/javase/8/docs/api/java/lang/String.html" TargetMode="External"/><Relationship Id="rId322" Type="http://schemas.openxmlformats.org/officeDocument/2006/relationships/image" Target="media/image76.emf"/><Relationship Id="rId364" Type="http://schemas.openxmlformats.org/officeDocument/2006/relationships/oleObject" Target="embeddings/oleObject54.bin"/><Relationship Id="rId61" Type="http://schemas.openxmlformats.org/officeDocument/2006/relationships/hyperlink" Target="https://docs.oracle.com/javase/8/docs/api/java/lang/String.html" TargetMode="External"/><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ObjectOutputStream.html" TargetMode="External"/><Relationship Id="rId19" Type="http://schemas.openxmlformats.org/officeDocument/2006/relationships/hyperlink" Target="https://adoptium.net/" TargetMode="External"/><Relationship Id="rId224" Type="http://schemas.openxmlformats.org/officeDocument/2006/relationships/hyperlink" Target="https://docs.oracle.com/javase/8/docs/api/javax/swing/JFrame.html" TargetMode="External"/><Relationship Id="rId266" Type="http://schemas.openxmlformats.org/officeDocument/2006/relationships/image" Target="media/image64.emf"/><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hyperlink" Target="https://docs.oracle.com/javase/8/docs/api/java/lang/Integer.html" TargetMode="External"/><Relationship Id="rId30" Type="http://schemas.openxmlformats.org/officeDocument/2006/relationships/image" Target="media/image14.png"/><Relationship Id="rId126" Type="http://schemas.openxmlformats.org/officeDocument/2006/relationships/image" Target="media/image45.emf"/><Relationship Id="rId168" Type="http://schemas.openxmlformats.org/officeDocument/2006/relationships/hyperlink" Target="https://docs.oracle.com/javase/8/docs/api/java/lang/String.html" TargetMode="External"/><Relationship Id="rId333" Type="http://schemas.openxmlformats.org/officeDocument/2006/relationships/oleObject" Target="embeddings/oleObject47.bin"/><Relationship Id="rId540" Type="http://schemas.openxmlformats.org/officeDocument/2006/relationships/hyperlink" Target="https://docs.oracle.com/javase/8/docs/api/java/io/PrintWriter.html" TargetMode="External"/><Relationship Id="rId72" Type="http://schemas.openxmlformats.org/officeDocument/2006/relationships/oleObject" Target="embeddings/oleObject14.bin"/><Relationship Id="rId375" Type="http://schemas.openxmlformats.org/officeDocument/2006/relationships/hyperlink" Target="https://docs.oracle.com/javase/8/docs/api/javax/swing/JPanel.html"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hyperlink" Target="https://docs.oracle.com/javase/8/docs/api/javax/swing/JFrame.html" TargetMode="External"/><Relationship Id="rId277" Type="http://schemas.openxmlformats.org/officeDocument/2006/relationships/hyperlink" Target="https://docs.oracle.com/javase/8/docs/api/java/awt/event/MouseListener.html" TargetMode="External"/><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hyperlink" Target="https://docs.oracle.com/javase/8/docs/api/java/io/FileInputStream.html" TargetMode="External"/><Relationship Id="rId137" Type="http://schemas.openxmlformats.org/officeDocument/2006/relationships/oleObject" Target="embeddings/oleObject24.bin"/><Relationship Id="rId302" Type="http://schemas.openxmlformats.org/officeDocument/2006/relationships/image" Target="media/image71.emf"/><Relationship Id="rId344" Type="http://schemas.openxmlformats.org/officeDocument/2006/relationships/oleObject" Target="embeddings/oleObject51.bin"/><Relationship Id="rId41" Type="http://schemas.openxmlformats.org/officeDocument/2006/relationships/image" Target="media/image22.emf"/><Relationship Id="rId83" Type="http://schemas.openxmlformats.org/officeDocument/2006/relationships/hyperlink" Target="https://docs.oracle.com/javase/8/docs/api/java/lang/String.html" TargetMode="External"/><Relationship Id="rId179" Type="http://schemas.openxmlformats.org/officeDocument/2006/relationships/image" Target="media/image55.emf"/><Relationship Id="rId386" Type="http://schemas.openxmlformats.org/officeDocument/2006/relationships/hyperlink" Target="https://docs.oracle.com/javase/8/docs/api/javax/swing/JPanel.html" TargetMode="External"/><Relationship Id="rId551" Type="http://schemas.openxmlformats.org/officeDocument/2006/relationships/hyperlink" Target="https://www.w3.org/DOM/" TargetMode="External"/><Relationship Id="rId593" Type="http://schemas.openxmlformats.org/officeDocument/2006/relationships/image" Target="media/image113.png"/><Relationship Id="rId607" Type="http://schemas.openxmlformats.org/officeDocument/2006/relationships/hyperlink" Target="https://github.com/RobertGodin/JavaPasAPas" TargetMode="External"/><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x/swing/JFrame.html" TargetMode="External"/><Relationship Id="rId288" Type="http://schemas.openxmlformats.org/officeDocument/2006/relationships/hyperlink" Target="https://docs.oracle.com/javase/8/docs/api/java/awt/event/MouseEvent.html" TargetMode="External"/><Relationship Id="rId411" Type="http://schemas.openxmlformats.org/officeDocument/2006/relationships/hyperlink" Target="https://github.com/RobertGodin/JavaPasAPas" TargetMode="External"/><Relationship Id="rId453" Type="http://schemas.openxmlformats.org/officeDocument/2006/relationships/hyperlink" Target="https://docs.oracle.com/javase/8/docs/api/javax/swing/JPanel.html" TargetMode="External"/><Relationship Id="rId509" Type="http://schemas.openxmlformats.org/officeDocument/2006/relationships/hyperlink" Target="https://github.com/RobertGodin/JavaPasAPas" TargetMode="External"/><Relationship Id="rId106" Type="http://schemas.openxmlformats.org/officeDocument/2006/relationships/image" Target="media/image40.emf"/><Relationship Id="rId313" Type="http://schemas.openxmlformats.org/officeDocument/2006/relationships/hyperlink" Target="https://docs.oracle.com/javase/8/docs/api/java/awt/Color.html" TargetMode="External"/><Relationship Id="rId495" Type="http://schemas.openxmlformats.org/officeDocument/2006/relationships/hyperlink" Target="https://docs.oracle.com/javase/8/docs/api/java/io/InputStream.html" TargetMode="External"/><Relationship Id="rId10" Type="http://schemas.openxmlformats.org/officeDocument/2006/relationships/image" Target="media/image2.wmf"/><Relationship Id="rId52" Type="http://schemas.openxmlformats.org/officeDocument/2006/relationships/image" Target="media/image26.png"/><Relationship Id="rId94" Type="http://schemas.openxmlformats.org/officeDocument/2006/relationships/hyperlink" Target="https://github.com/RobertGodin/JavaPasAPas" TargetMode="External"/><Relationship Id="rId148" Type="http://schemas.openxmlformats.org/officeDocument/2006/relationships/hyperlink" Target="https://docs.oracle.com/javase/8/docs/api/java/lang/String.html" TargetMode="External"/><Relationship Id="rId355" Type="http://schemas.openxmlformats.org/officeDocument/2006/relationships/image" Target="media/image88.png"/><Relationship Id="rId397" Type="http://schemas.openxmlformats.org/officeDocument/2006/relationships/hyperlink" Target="https://github.com/RobertGodin/JavaPasAPas" TargetMode="External"/><Relationship Id="rId520" Type="http://schemas.openxmlformats.org/officeDocument/2006/relationships/image" Target="media/image107.emf"/><Relationship Id="rId562" Type="http://schemas.openxmlformats.org/officeDocument/2006/relationships/hyperlink" Target="https://docs.oracle.com/javase/8/docs/api/java/io/File.html" TargetMode="External"/><Relationship Id="rId215" Type="http://schemas.openxmlformats.org/officeDocument/2006/relationships/hyperlink" Target="https://docs.oracle.com/javase/8/docs/api/javax/swing/JFrame.html" TargetMode="External"/><Relationship Id="rId257" Type="http://schemas.openxmlformats.org/officeDocument/2006/relationships/image" Target="media/image61.png"/><Relationship Id="rId422" Type="http://schemas.openxmlformats.org/officeDocument/2006/relationships/hyperlink" Target="https://docs.oracle.com/javase/8/docs/api/java/util/Vector.html" TargetMode="External"/><Relationship Id="rId464" Type="http://schemas.openxmlformats.org/officeDocument/2006/relationships/hyperlink" Target="https://docs.oracle.com/javase/8/docs/api/java/io/InputStream.html" TargetMode="External"/><Relationship Id="rId299" Type="http://schemas.openxmlformats.org/officeDocument/2006/relationships/image" Target="media/image69.emf"/><Relationship Id="rId63" Type="http://schemas.openxmlformats.org/officeDocument/2006/relationships/image" Target="media/image28.emf"/><Relationship Id="rId159" Type="http://schemas.openxmlformats.org/officeDocument/2006/relationships/oleObject" Target="embeddings/oleObject26.bin"/><Relationship Id="rId366" Type="http://schemas.openxmlformats.org/officeDocument/2006/relationships/hyperlink" Target="https://github.com/RobertGodin/JavaPasAPas" TargetMode="External"/><Relationship Id="rId573" Type="http://schemas.openxmlformats.org/officeDocument/2006/relationships/hyperlink" Target="https://docs.oracle.com/javase/8/docs/api/java/io/ObjectOutputStream.html"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Iterator.html" TargetMode="External"/><Relationship Id="rId74" Type="http://schemas.openxmlformats.org/officeDocument/2006/relationships/oleObject" Target="embeddings/oleObject15.bin"/><Relationship Id="rId377" Type="http://schemas.openxmlformats.org/officeDocument/2006/relationships/hyperlink" Target="https://docs.oracle.com/javase/8/docs/api/javax/swing/JPanel.html" TargetMode="External"/><Relationship Id="rId500" Type="http://schemas.openxmlformats.org/officeDocument/2006/relationships/hyperlink" Target="https://docs.oracle.com/javase/8/docs/api/java/io/ObjectInputStream.html" TargetMode="External"/><Relationship Id="rId584" Type="http://schemas.openxmlformats.org/officeDocument/2006/relationships/hyperlink" Target="https://github.com/RobertGodin/JavaPasAPas" TargetMode="External"/><Relationship Id="rId5" Type="http://schemas.openxmlformats.org/officeDocument/2006/relationships/webSettings" Target="webSettings.xml"/><Relationship Id="rId237" Type="http://schemas.openxmlformats.org/officeDocument/2006/relationships/hyperlink" Target="https://docs.oracle.com/javase/8/docs/api/java/awt/Graphics.html" TargetMode="External"/><Relationship Id="rId444" Type="http://schemas.openxmlformats.org/officeDocument/2006/relationships/hyperlink" Target="https://docs.oracle.com/javase/8/docs/api/java/util/Itera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github.com/RobertGodin/JavaPasAPas" TargetMode="External"/><Relationship Id="rId388" Type="http://schemas.openxmlformats.org/officeDocument/2006/relationships/image" Target="media/image96.png"/><Relationship Id="rId511" Type="http://schemas.openxmlformats.org/officeDocument/2006/relationships/hyperlink" Target="https://docs.oracle.com/javase/8/docs/api/java/io/FileOutputStream.html" TargetMode="External"/><Relationship Id="rId609" Type="http://schemas.openxmlformats.org/officeDocument/2006/relationships/header" Target="header2.xml"/><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image" Target="media/image115.png"/><Relationship Id="rId248" Type="http://schemas.openxmlformats.org/officeDocument/2006/relationships/hyperlink" Target="https://docs.oracle.com/javase/8/docs/api/java/awt/Color.html" TargetMode="External"/><Relationship Id="rId455" Type="http://schemas.openxmlformats.org/officeDocument/2006/relationships/hyperlink" Target="https://github.com/RobertGodin/JavaPasAPas/tree/master/JeuSimple" TargetMode="External"/><Relationship Id="rId12" Type="http://schemas.openxmlformats.org/officeDocument/2006/relationships/image" Target="media/image3.emf"/><Relationship Id="rId108" Type="http://schemas.openxmlformats.org/officeDocument/2006/relationships/hyperlink" Target="https://github.com/RobertGodin/JavaPasAPas" TargetMode="External"/><Relationship Id="rId315" Type="http://schemas.openxmlformats.org/officeDocument/2006/relationships/oleObject" Target="embeddings/oleObject38.bin"/><Relationship Id="rId522" Type="http://schemas.openxmlformats.org/officeDocument/2006/relationships/image" Target="media/image108.png"/><Relationship Id="rId96" Type="http://schemas.openxmlformats.org/officeDocument/2006/relationships/image" Target="media/image36.emf"/><Relationship Id="rId161" Type="http://schemas.openxmlformats.org/officeDocument/2006/relationships/oleObject" Target="embeddings/oleObject27.bin"/><Relationship Id="rId399" Type="http://schemas.openxmlformats.org/officeDocument/2006/relationships/oleObject" Target="embeddings/oleObject57.bin"/><Relationship Id="rId259" Type="http://schemas.openxmlformats.org/officeDocument/2006/relationships/image" Target="media/image62.png"/><Relationship Id="rId466" Type="http://schemas.openxmlformats.org/officeDocument/2006/relationships/hyperlink" Target="https://docs.oracle.com/javase/8/docs/api/java/io/OutputStream.html" TargetMode="External"/><Relationship Id="rId23" Type="http://schemas.openxmlformats.org/officeDocument/2006/relationships/image" Target="media/image7.png"/><Relationship Id="rId119" Type="http://schemas.openxmlformats.org/officeDocument/2006/relationships/image" Target="media/image43.emf"/><Relationship Id="rId326" Type="http://schemas.openxmlformats.org/officeDocument/2006/relationships/image" Target="media/image78.emf"/><Relationship Id="rId533" Type="http://schemas.openxmlformats.org/officeDocument/2006/relationships/hyperlink" Target="https://docs.oracle.com/javase/8/docs/api/java/io/Read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FileInputStream.html" TargetMode="External"/><Relationship Id="rId600" Type="http://schemas.openxmlformats.org/officeDocument/2006/relationships/image" Target="media/image120.png"/><Relationship Id="rId337" Type="http://schemas.openxmlformats.org/officeDocument/2006/relationships/oleObject" Target="embeddings/oleObject48.bin"/><Relationship Id="rId34" Type="http://schemas.openxmlformats.org/officeDocument/2006/relationships/image" Target="media/image17.png"/><Relationship Id="rId544" Type="http://schemas.openxmlformats.org/officeDocument/2006/relationships/hyperlink" Target="https://docs.oracle.com/javase/8/docs/api/java/io/StreamTokenizer.html" TargetMode="External"/><Relationship Id="rId183" Type="http://schemas.openxmlformats.org/officeDocument/2006/relationships/hyperlink" Target="https://docs.oracle.com/javase/8/docs/api/java/lang/String.html" TargetMode="External"/><Relationship Id="rId390" Type="http://schemas.openxmlformats.org/officeDocument/2006/relationships/hyperlink" Target="https://github.com/RobertGodin/JavaPasAPas" TargetMode="External"/><Relationship Id="rId404" Type="http://schemas.openxmlformats.org/officeDocument/2006/relationships/hyperlink" Target="https://github.com/RobertGodin/JavaPasAPas" TargetMode="External"/><Relationship Id="rId611" Type="http://schemas.openxmlformats.org/officeDocument/2006/relationships/fontTable" Target="fontTable.xml"/><Relationship Id="rId250" Type="http://schemas.openxmlformats.org/officeDocument/2006/relationships/hyperlink" Target="https://docs.oracle.com/javase/8/docs/api/java/awt/Color.html" TargetMode="External"/><Relationship Id="rId488" Type="http://schemas.openxmlformats.org/officeDocument/2006/relationships/hyperlink" Target="https://docs.oracle.com/javase/8/docs/api/java/io/FileOutputStream.html" TargetMode="External"/><Relationship Id="rId45" Type="http://schemas.openxmlformats.org/officeDocument/2006/relationships/hyperlink" Target="https://docs.oracle.com/javase/8/docs/api/java/lang/String.html" TargetMode="External"/><Relationship Id="rId110" Type="http://schemas.openxmlformats.org/officeDocument/2006/relationships/hyperlink" Target="https://github.com/RobertGodin/JavaPasAPas" TargetMode="External"/><Relationship Id="rId348" Type="http://schemas.openxmlformats.org/officeDocument/2006/relationships/hyperlink" Target="https://github.com/RobertGodin/JavaPasAPas" TargetMode="External"/><Relationship Id="rId555" Type="http://schemas.openxmlformats.org/officeDocument/2006/relationships/hyperlink" Target="https://docs.oracle.com/javase/8/docs/api/org/w3c/dom/Node.html" TargetMode="External"/><Relationship Id="rId194" Type="http://schemas.openxmlformats.org/officeDocument/2006/relationships/hyperlink" Target="https://docs.oracle.com/javase/8/docs/api/java/lang/String.html" TargetMode="External"/><Relationship Id="rId208" Type="http://schemas.openxmlformats.org/officeDocument/2006/relationships/image" Target="media/image56.emf"/><Relationship Id="rId415" Type="http://schemas.openxmlformats.org/officeDocument/2006/relationships/image" Target="media/image99.emf"/><Relationship Id="rId261" Type="http://schemas.openxmlformats.org/officeDocument/2006/relationships/image" Target="media/image63.wmf"/><Relationship Id="rId499" Type="http://schemas.openxmlformats.org/officeDocument/2006/relationships/hyperlink" Target="https://docs.oracle.com/javase/8/docs/api/java/io/DataOutputStream.html" TargetMode="External"/><Relationship Id="rId56" Type="http://schemas.openxmlformats.org/officeDocument/2006/relationships/hyperlink" Target="https://docs.oracle.com/javase/8/docs/api/javax/swing/JOptionPane.html" TargetMode="External"/><Relationship Id="rId359" Type="http://schemas.openxmlformats.org/officeDocument/2006/relationships/image" Target="media/image91.png"/><Relationship Id="rId566" Type="http://schemas.openxmlformats.org/officeDocument/2006/relationships/hyperlink" Target="https://github.com/RobertGodin/JavaPasAPas" TargetMode="External"/><Relationship Id="rId121" Type="http://schemas.openxmlformats.org/officeDocument/2006/relationships/image" Target="media/image44.emf"/><Relationship Id="rId219" Type="http://schemas.openxmlformats.org/officeDocument/2006/relationships/hyperlink" Target="https://docs.oracle.com/javase/8/docs/api/javax/swing/JFrame.html" TargetMode="External"/><Relationship Id="rId426" Type="http://schemas.openxmlformats.org/officeDocument/2006/relationships/hyperlink" Target="https://docs.oracle.com/javase/8/docs/api/java/util/Vector.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82</TotalTime>
  <Pages>292</Pages>
  <Words>74279</Words>
  <Characters>408535</Characters>
  <Application>Microsoft Office Word</Application>
  <DocSecurity>0</DocSecurity>
  <Lines>3404</Lines>
  <Paragraphs>963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Java pas à pas</vt:lpstr>
      <vt:lpstr>Java pas à pas</vt:lpstr>
    </vt:vector>
  </TitlesOfParts>
  <Company/>
  <LinksUpToDate>false</LinksUpToDate>
  <CharactersWithSpaces>481851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14</cp:revision>
  <cp:lastPrinted>2022-09-09T14:30:00Z</cp:lastPrinted>
  <dcterms:created xsi:type="dcterms:W3CDTF">2023-12-24T17:55:00Z</dcterms:created>
  <dcterms:modified xsi:type="dcterms:W3CDTF">2023-12-28T16:01:00Z</dcterms:modified>
</cp:coreProperties>
</file>